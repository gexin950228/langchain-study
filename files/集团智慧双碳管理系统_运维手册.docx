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ind w:firstLine="0" w:firstLineChars="0"/>
        <w:jc w:val="center"/>
        <w:rPr>
          <w:rFonts w:hint="eastAsia" w:ascii="微软雅黑" w:hAnsi="微软雅黑" w:eastAsia="微软雅黑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ind w:firstLine="0" w:firstLineChars="0"/>
        <w:jc w:val="center"/>
        <w:rPr>
          <w:rFonts w:hint="default" w:ascii="微软雅黑" w:hAnsi="微软雅黑" w:eastAsia="微软雅黑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ind w:firstLine="0" w:firstLineChars="0"/>
        <w:jc w:val="center"/>
        <w:rPr>
          <w:rFonts w:hint="eastAsia" w:ascii="微软雅黑" w:hAnsi="微软雅黑" w:eastAsia="微软雅黑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</w:rPr>
        <w:drawing>
          <wp:inline distT="0" distB="0" distL="114300" distR="114300">
            <wp:extent cx="3047365" cy="1028700"/>
            <wp:effectExtent l="0" t="0" r="635" b="12700"/>
            <wp:docPr id="23" name="图片 6" descr="TIM图片20180529140846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 descr="TIM图片20180529140846 - 副本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spacing w:line="480" w:lineRule="auto"/>
        <w:ind w:firstLine="0" w:firstLineChars="0"/>
        <w:jc w:val="center"/>
        <w:rPr>
          <w:rFonts w:hint="eastAsia" w:ascii="微软雅黑" w:hAnsi="微软雅黑" w:eastAsia="微软雅黑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ind w:firstLine="0" w:firstLineChars="0"/>
        <w:jc w:val="center"/>
        <w:rPr>
          <w:rFonts w:hint="eastAsia" w:ascii="微软雅黑" w:hAnsi="微软雅黑" w:eastAsia="微软雅黑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ind w:firstLine="0" w:firstLineChars="0"/>
        <w:jc w:val="center"/>
        <w:rPr>
          <w:rFonts w:hint="eastAsia" w:ascii="微软雅黑" w:hAnsi="微软雅黑" w:eastAsia="微软雅黑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集团智慧双碳管理</w:t>
      </w:r>
      <w:r>
        <w:rPr>
          <w:rFonts w:hint="eastAsia" w:ascii="微软雅黑" w:hAnsi="微软雅黑" w:eastAsia="微软雅黑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系统</w:t>
      </w:r>
      <w:r>
        <w:rPr>
          <w:rFonts w:hint="eastAsia" w:ascii="微软雅黑" w:hAnsi="微软雅黑" w:eastAsia="微软雅黑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运维手册</w:t>
      </w: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8031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  <w:instrText xml:space="preserve">TOC \o "1-3" \h \u </w:instrTex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_Toc25892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/>
              <w:i w:val="0"/>
              <w:szCs w:val="36"/>
            </w:rPr>
            <w:t xml:space="preserve">第1章 </w:t>
          </w:r>
          <w:r>
            <w:rPr>
              <w:rFonts w:hint="eastAsia" w:ascii="宋体" w:hAnsi="宋体" w:eastAsia="宋体"/>
              <w:szCs w:val="36"/>
              <w:lang w:val="en-US" w:eastAsia="zh-CN"/>
            </w:rPr>
            <w:t>基本信息</w:t>
          </w:r>
          <w:r>
            <w:tab/>
          </w:r>
          <w:r>
            <w:fldChar w:fldCharType="begin"/>
          </w:r>
          <w:r>
            <w:instrText xml:space="preserve"> PAGEREF _Toc25892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_Toc5062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1.1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_Toc5062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_Toc26392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1.1.1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系统介绍</w:t>
          </w:r>
          <w:r>
            <w:tab/>
          </w:r>
          <w:r>
            <w:fldChar w:fldCharType="begin"/>
          </w:r>
          <w:r>
            <w:instrText xml:space="preserve"> PAGEREF _Toc26392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_Toc1451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1.1.2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相关联系人</w:t>
          </w:r>
          <w:r>
            <w:tab/>
          </w:r>
          <w:r>
            <w:fldChar w:fldCharType="begin"/>
          </w:r>
          <w:r>
            <w:instrText xml:space="preserve"> PAGEREF _Toc1451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_Toc32201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1.1.3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系统架构图</w:t>
          </w:r>
          <w:r>
            <w:tab/>
          </w:r>
          <w:r>
            <w:fldChar w:fldCharType="begin"/>
          </w:r>
          <w:r>
            <w:instrText xml:space="preserve"> PAGEREF _Toc32201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_Toc413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1.1.4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服务器信息</w:t>
          </w:r>
          <w:r>
            <w:tab/>
          </w:r>
          <w:r>
            <w:fldChar w:fldCharType="begin"/>
          </w:r>
          <w:r>
            <w:instrText xml:space="preserve"> PAGEREF _Toc413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_Toc14985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1.1.5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系统域名</w:t>
          </w:r>
          <w:r>
            <w:tab/>
          </w:r>
          <w:r>
            <w:fldChar w:fldCharType="begin"/>
          </w:r>
          <w:r>
            <w:instrText xml:space="preserve"> PAGEREF _Toc14985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_Toc26559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1.1.6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各应用交互关系</w:t>
          </w:r>
          <w:r>
            <w:tab/>
          </w:r>
          <w:r>
            <w:fldChar w:fldCharType="begin"/>
          </w:r>
          <w:r>
            <w:instrText xml:space="preserve"> PAGEREF _Toc26559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_Toc10399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/>
              <w:i w:val="0"/>
              <w:szCs w:val="36"/>
            </w:rPr>
            <w:t xml:space="preserve">第2章 </w:t>
          </w:r>
          <w:r>
            <w:rPr>
              <w:rFonts w:hint="eastAsia" w:ascii="宋体" w:hAnsi="宋体" w:eastAsia="宋体"/>
              <w:szCs w:val="36"/>
              <w:lang w:val="en-US" w:eastAsia="zh-CN"/>
            </w:rPr>
            <w:t>运维工作</w:t>
          </w:r>
          <w:r>
            <w:tab/>
          </w:r>
          <w:r>
            <w:fldChar w:fldCharType="begin"/>
          </w:r>
          <w:r>
            <w:instrText xml:space="preserve"> PAGEREF _Toc10399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_Toc23331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 w:cstheme="minorBidi"/>
              <w:bCs/>
              <w:i w:val="0"/>
              <w:kern w:val="2"/>
              <w:szCs w:val="24"/>
              <w:lang w:val="en-US" w:eastAsia="zh-CN" w:bidi="ar-SA"/>
            </w:rPr>
            <w:t xml:space="preserve">2.1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常规作业</w:t>
          </w:r>
          <w:r>
            <w:tab/>
          </w:r>
          <w:r>
            <w:fldChar w:fldCharType="begin"/>
          </w:r>
          <w:r>
            <w:instrText xml:space="preserve"> PAGEREF _Toc23331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_Toc14363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2.1.1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应用服务程序启停</w:t>
          </w:r>
          <w:r>
            <w:tab/>
          </w:r>
          <w:r>
            <w:fldChar w:fldCharType="begin"/>
          </w:r>
          <w:r>
            <w:instrText xml:space="preserve"> PAGEREF _Toc14363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_Toc2010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2.1.2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定时任务程序启停</w:t>
          </w:r>
          <w:r>
            <w:tab/>
          </w:r>
          <w:r>
            <w:fldChar w:fldCharType="begin"/>
          </w:r>
          <w:r>
            <w:instrText xml:space="preserve"> PAGEREF _Toc2010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_Toc22556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2.1.3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文件服务程序启停</w:t>
          </w:r>
          <w:r>
            <w:tab/>
          </w:r>
          <w:r>
            <w:fldChar w:fldCharType="begin"/>
          </w:r>
          <w:r>
            <w:instrText xml:space="preserve"> PAGEREF _Toc22556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_Toc3724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2.1.4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Nginx服务启停</w:t>
          </w:r>
          <w:r>
            <w:tab/>
          </w:r>
          <w:r>
            <w:fldChar w:fldCharType="begin"/>
          </w:r>
          <w:r>
            <w:instrText xml:space="preserve"> PAGEREF _Toc3724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_Toc1157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2.1.5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Redis服务启停</w:t>
          </w:r>
          <w:r>
            <w:tab/>
          </w:r>
          <w:r>
            <w:fldChar w:fldCharType="begin"/>
          </w:r>
          <w:r>
            <w:instrText xml:space="preserve"> PAGEREF _Toc1157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_Toc27114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2.1.6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相关日志</w:t>
          </w:r>
          <w:r>
            <w:tab/>
          </w:r>
          <w:r>
            <w:fldChar w:fldCharType="begin"/>
          </w:r>
          <w:r>
            <w:instrText xml:space="preserve"> PAGEREF _Toc27114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_Toc27197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 w:cstheme="minorBidi"/>
              <w:bCs/>
              <w:i w:val="0"/>
              <w:kern w:val="2"/>
              <w:szCs w:val="24"/>
              <w:lang w:val="en-US" w:eastAsia="zh-CN" w:bidi="ar-SA"/>
            </w:rPr>
            <w:t xml:space="preserve">2.2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日常巡检</w:t>
          </w:r>
          <w:r>
            <w:tab/>
          </w:r>
          <w:r>
            <w:fldChar w:fldCharType="begin"/>
          </w:r>
          <w:r>
            <w:instrText xml:space="preserve"> PAGEREF _Toc27197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_Toc1131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2.2.1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服务器资源</w:t>
          </w:r>
          <w:r>
            <w:tab/>
          </w:r>
          <w:r>
            <w:fldChar w:fldCharType="begin"/>
          </w:r>
          <w:r>
            <w:instrText xml:space="preserve"> PAGEREF _Toc1131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_Toc7777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  <w:szCs w:val="24"/>
            </w:rPr>
            <w:t xml:space="preserve">2.2.2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服务器磁盘空间</w:t>
          </w:r>
          <w:r>
            <w:tab/>
          </w:r>
          <w:r>
            <w:fldChar w:fldCharType="begin"/>
          </w:r>
          <w:r>
            <w:instrText xml:space="preserve"> PAGEREF _Toc7777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_Toc10546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/>
              <w:i w:val="0"/>
            </w:rPr>
            <w:t xml:space="preserve">2.2.3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登录系统验证</w:t>
          </w:r>
          <w:r>
            <w:tab/>
          </w:r>
          <w:r>
            <w:fldChar w:fldCharType="begin"/>
          </w:r>
          <w:r>
            <w:instrText xml:space="preserve"> PAGEREF _Toc10546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_Toc2067 </w:instrText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微软雅黑" w:eastAsia="宋体" w:cstheme="minorBidi"/>
              <w:bCs/>
              <w:i w:val="0"/>
              <w:kern w:val="2"/>
              <w:szCs w:val="24"/>
              <w:lang w:val="en-US" w:eastAsia="zh-CN" w:bidi="ar-SA"/>
            </w:rPr>
            <w:t xml:space="preserve">2.3 </w:t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附录服务器列表</w:t>
          </w:r>
          <w:r>
            <w:tab/>
          </w:r>
          <w:r>
            <w:fldChar w:fldCharType="begin"/>
          </w:r>
          <w:r>
            <w:instrText xml:space="preserve"> PAGEREF _Toc2067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6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</w:sdtContent>
    </w:sdt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6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spacing w:before="120" w:after="120" w:line="360" w:lineRule="auto"/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bookmarkStart w:id="0" w:name="_Toc25892"/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基本信息</w:t>
      </w:r>
      <w:bookmarkEnd w:id="0"/>
    </w:p>
    <w:p>
      <w:pPr>
        <w:pStyle w:val="4"/>
        <w:spacing w:before="120" w:after="120" w:line="360" w:lineRule="auto"/>
        <w:outlineLvl w:val="1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24"/>
          <w:lang w:val="en-US" w:eastAsia="zh-CN" w:bidi="ar-SA"/>
        </w:rPr>
      </w:pPr>
      <w:bookmarkStart w:id="1" w:name="_Toc521426407"/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24"/>
          <w:lang w:val="en-US" w:eastAsia="zh-CN" w:bidi="ar-SA"/>
        </w:rPr>
        <w:t xml:space="preserve"> </w:t>
      </w:r>
      <w:bookmarkEnd w:id="1"/>
      <w:bookmarkStart w:id="2" w:name="_Toc5062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目的</w:t>
      </w:r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69" w:afterLines="150"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为了让应用系统管理人员能够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确保系统稳定运行、提高工作效率、保护数据安全、优化资源配置，并降低运维成本，</w:t>
      </w:r>
      <w:r>
        <w:rPr>
          <w:rFonts w:hint="eastAsia" w:ascii="仿宋" w:hAnsi="仿宋" w:eastAsia="仿宋" w:cs="仿宋"/>
          <w:sz w:val="24"/>
          <w:szCs w:val="24"/>
        </w:rPr>
        <w:t>制定此操作指导。</w:t>
      </w:r>
    </w:p>
    <w:p>
      <w:pPr>
        <w:pStyle w:val="5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_Toc521426408"/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bookmarkEnd w:id="3"/>
      <w:bookmarkStart w:id="4" w:name="_Toc26392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系统介绍</w:t>
      </w:r>
      <w:bookmarkEnd w:id="4"/>
    </w:p>
    <w:p>
      <w:pPr>
        <w:rPr>
          <w:rFonts w:hint="default"/>
          <w:lang w:val="en-US"/>
        </w:rPr>
      </w:pPr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="Times New Roman" w:hAnsi="Times New Roman" w:cs="Arial"/>
          <w:caps w:val="0"/>
          <w:smallCaps w:val="0"/>
          <w:sz w:val="24"/>
          <w:szCs w:val="24"/>
          <w:lang w:val="en-US" w:eastAsia="zh-CN"/>
        </w:rPr>
        <w:t>智慧双碳系统</w:t>
      </w:r>
      <w:r>
        <w:rPr>
          <w:rFonts w:hint="eastAsia" w:ascii="Times New Roman" w:hAnsi="Times New Roman" w:cs="Arial"/>
          <w:caps w:val="0"/>
          <w:smallCaps w:val="0"/>
          <w:sz w:val="24"/>
          <w:szCs w:val="24"/>
        </w:rPr>
        <w:t>覆盖火电、化工、煤炭及运输板块，根据国家出台的各行业碳排放核算方法及配额分配方案，采集生产单位的碳排放基础数据，对火电企业（含自备电厂）计算出日、月、年的排放量，对化工、煤炭及运输企业计算月、年排放量；根据国家管理要求，生成各板块企业的年度排放报告，并根据企业配额盈缺情况，在集团层面进行内部调剂、交易及履约。业务内容包括排放管理、MRV、配额管理、交易管理、履约管理、CCER管理、碳金融管理、统计分析、综合查询、达峰管理、碳中和管理、企业画像及系统配置。</w:t>
      </w:r>
    </w:p>
    <w:p>
      <w:pPr>
        <w:pStyle w:val="5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bookmarkStart w:id="5" w:name="_Toc1451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相关联系人</w:t>
      </w:r>
      <w:bookmarkEnd w:id="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  <w:t>集团智慧双碳管理系统</w:t>
      </w:r>
    </w:p>
    <w:p>
      <w:pPr>
        <w:pStyle w:val="6"/>
        <w:rPr>
          <w:rFonts w:hint="eastAsia"/>
          <w:lang w:val="en-US" w:eastAsia="zh-CN"/>
        </w:rPr>
      </w:pPr>
    </w:p>
    <w:p>
      <w:pPr>
        <w:pStyle w:val="22"/>
        <w:numPr>
          <w:ilvl w:val="0"/>
          <w:numId w:val="2"/>
        </w:numPr>
        <w:ind w:firstLineChars="0"/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  <w:t>业务部门信息</w:t>
      </w:r>
    </w:p>
    <w:tbl>
      <w:tblPr>
        <w:tblStyle w:val="1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1950"/>
        <w:gridCol w:w="45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040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业务接口人</w:t>
            </w:r>
          </w:p>
        </w:tc>
        <w:tc>
          <w:tcPr>
            <w:tcW w:w="1950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电话</w:t>
            </w:r>
          </w:p>
        </w:tc>
        <w:tc>
          <w:tcPr>
            <w:tcW w:w="4532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邮件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0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郑欣宜</w:t>
            </w:r>
          </w:p>
        </w:tc>
        <w:tc>
          <w:tcPr>
            <w:tcW w:w="195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</w:rPr>
              <w:t>010-58134588</w:t>
            </w:r>
          </w:p>
        </w:tc>
        <w:tc>
          <w:tcPr>
            <w:tcW w:w="453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777777"/>
                <w:spacing w:val="0"/>
                <w:sz w:val="16"/>
                <w:szCs w:val="16"/>
                <w:shd w:val="clear" w:fill="FFFFFF"/>
              </w:rPr>
              <w:t>12023601@ceic.com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0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陈博</w:t>
            </w:r>
          </w:p>
        </w:tc>
        <w:tc>
          <w:tcPr>
            <w:tcW w:w="195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010-57338785</w:t>
            </w:r>
          </w:p>
        </w:tc>
        <w:tc>
          <w:tcPr>
            <w:tcW w:w="453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777777"/>
                <w:spacing w:val="0"/>
                <w:sz w:val="16"/>
                <w:szCs w:val="16"/>
                <w:shd w:val="clear" w:fill="FFFFFF"/>
              </w:rPr>
              <w:t>20021257@ceic.com</w:t>
            </w:r>
          </w:p>
        </w:tc>
      </w:tr>
    </w:tbl>
    <w:p>
      <w:pPr>
        <w:pStyle w:val="22"/>
        <w:ind w:left="1200" w:firstLine="0" w:firstLineChars="0"/>
        <w:rPr>
          <w:rFonts w:hint="eastAsia" w:ascii="仿宋" w:hAnsi="仿宋" w:eastAsia="仿宋" w:cs="仿宋"/>
          <w:sz w:val="24"/>
          <w:szCs w:val="24"/>
        </w:rPr>
      </w:pPr>
    </w:p>
    <w:p>
      <w:pPr>
        <w:pStyle w:val="22"/>
        <w:numPr>
          <w:ilvl w:val="0"/>
          <w:numId w:val="2"/>
        </w:numPr>
        <w:ind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业务</w:t>
      </w:r>
      <w:r>
        <w:rPr>
          <w:rFonts w:hint="eastAsia" w:ascii="仿宋" w:hAnsi="仿宋" w:eastAsia="仿宋" w:cs="仿宋"/>
          <w:sz w:val="24"/>
          <w:szCs w:val="24"/>
        </w:rPr>
        <w:t>运维人员信息</w:t>
      </w:r>
    </w:p>
    <w:tbl>
      <w:tblPr>
        <w:tblStyle w:val="13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1744"/>
        <w:gridCol w:w="45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246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运维联系人</w:t>
            </w:r>
          </w:p>
        </w:tc>
        <w:tc>
          <w:tcPr>
            <w:tcW w:w="1744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电话</w:t>
            </w:r>
          </w:p>
        </w:tc>
        <w:tc>
          <w:tcPr>
            <w:tcW w:w="4532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邮件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246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74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</w:rPr>
            </w:pPr>
          </w:p>
        </w:tc>
        <w:tc>
          <w:tcPr>
            <w:tcW w:w="453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</w:rPr>
            </w:pPr>
          </w:p>
        </w:tc>
      </w:tr>
    </w:tbl>
    <w:p>
      <w:pPr>
        <w:pStyle w:val="22"/>
        <w:ind w:left="1200" w:firstLine="0" w:firstLineChars="0"/>
        <w:rPr>
          <w:rFonts w:hint="eastAsia" w:ascii="仿宋" w:hAnsi="仿宋" w:eastAsia="仿宋" w:cs="仿宋"/>
          <w:sz w:val="24"/>
          <w:szCs w:val="24"/>
        </w:rPr>
      </w:pPr>
    </w:p>
    <w:p>
      <w:pPr>
        <w:pStyle w:val="22"/>
        <w:numPr>
          <w:ilvl w:val="0"/>
          <w:numId w:val="2"/>
        </w:numPr>
        <w:ind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项目组人员信息</w:t>
      </w:r>
    </w:p>
    <w:tbl>
      <w:tblPr>
        <w:tblStyle w:val="13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1744"/>
        <w:gridCol w:w="45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246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项目组联系人</w:t>
            </w:r>
          </w:p>
        </w:tc>
        <w:tc>
          <w:tcPr>
            <w:tcW w:w="1744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电话</w:t>
            </w:r>
          </w:p>
        </w:tc>
        <w:tc>
          <w:tcPr>
            <w:tcW w:w="4532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邮件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246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高圣铭</w:t>
            </w:r>
          </w:p>
        </w:tc>
        <w:tc>
          <w:tcPr>
            <w:tcW w:w="174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13681050524</w:t>
            </w:r>
          </w:p>
        </w:tc>
        <w:tc>
          <w:tcPr>
            <w:tcW w:w="453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</w:rPr>
              <w:t>20021953</w:t>
            </w: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@ceic.com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246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张向荣</w:t>
            </w:r>
          </w:p>
        </w:tc>
        <w:tc>
          <w:tcPr>
            <w:tcW w:w="174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15600586610</w:t>
            </w:r>
          </w:p>
        </w:tc>
        <w:tc>
          <w:tcPr>
            <w:tcW w:w="453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e0002208@ceic.com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246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王晨</w:t>
            </w:r>
          </w:p>
        </w:tc>
        <w:tc>
          <w:tcPr>
            <w:tcW w:w="174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13611369993</w:t>
            </w:r>
          </w:p>
        </w:tc>
        <w:tc>
          <w:tcPr>
            <w:tcW w:w="453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e0077223@ceic.com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246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宫英杰</w:t>
            </w:r>
          </w:p>
        </w:tc>
        <w:tc>
          <w:tcPr>
            <w:tcW w:w="174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13006599251</w:t>
            </w:r>
          </w:p>
        </w:tc>
        <w:tc>
          <w:tcPr>
            <w:tcW w:w="453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e0101070@ceic.com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246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李义军</w:t>
            </w:r>
          </w:p>
        </w:tc>
        <w:tc>
          <w:tcPr>
            <w:tcW w:w="174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18303491210</w:t>
            </w:r>
          </w:p>
        </w:tc>
        <w:tc>
          <w:tcPr>
            <w:tcW w:w="453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e0084285@ceic.com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246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杨佩佩</w:t>
            </w:r>
          </w:p>
        </w:tc>
        <w:tc>
          <w:tcPr>
            <w:tcW w:w="174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18811407810</w:t>
            </w:r>
          </w:p>
        </w:tc>
        <w:tc>
          <w:tcPr>
            <w:tcW w:w="453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e0111444@ceic.com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246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陈亚会</w:t>
            </w:r>
          </w:p>
        </w:tc>
        <w:tc>
          <w:tcPr>
            <w:tcW w:w="174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18132037235</w:t>
            </w:r>
          </w:p>
        </w:tc>
        <w:tc>
          <w:tcPr>
            <w:tcW w:w="453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e0122284@ceic.com</w:t>
            </w:r>
          </w:p>
        </w:tc>
      </w:tr>
    </w:tbl>
    <w:p>
      <w:pPr>
        <w:pStyle w:val="5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bookmarkStart w:id="6" w:name="_Toc32201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系统架构图</w:t>
      </w:r>
      <w:bookmarkEnd w:id="6"/>
    </w:p>
    <w:p>
      <w:pPr>
        <w:pStyle w:val="23"/>
        <w:spacing w:line="360" w:lineRule="auto"/>
        <w:ind w:firstLine="480"/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  <w:t>应用架构描述了智慧双碳系统的用户、子业务系统、平台服务、第三方集成的系统等内容。如下图所示：</w:t>
      </w:r>
    </w:p>
    <w:p>
      <w:pPr>
        <w:ind w:firstLine="0" w:firstLineChars="0"/>
        <w:jc w:val="center"/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/>
          <w:caps w:val="0"/>
        </w:rPr>
        <w:drawing>
          <wp:inline distT="0" distB="0" distL="114300" distR="114300">
            <wp:extent cx="5465445" cy="2685415"/>
            <wp:effectExtent l="0" t="0" r="5715" b="12065"/>
            <wp:docPr id="1" name="图片 1" descr="D:\YIFANGYUN\FangCloudV2\个人文件\国能\碳中和\微信截图_20220408165721.png微信截图_20220408165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YIFANGYUN\FangCloudV2\个人文件\国能\碳中和\微信截图_20220408165721.png微信截图_202204081657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spacing w:line="360" w:lineRule="auto"/>
        <w:ind w:firstLine="480"/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  <w:t>系统采用负载均衡、集群部署、分布式缓存、数据库读写分离等技术，实现系统的性能要求。拓扑架构如下图：</w:t>
      </w:r>
    </w:p>
    <w:p>
      <w:pPr>
        <w:pStyle w:val="23"/>
        <w:spacing w:line="360" w:lineRule="auto"/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/>
          <w:caps w:val="0"/>
          <w:lang w:val="en-US" w:eastAsia="zh-CN"/>
        </w:rPr>
        <w:t>智慧双碳管理</w:t>
      </w:r>
      <w:r>
        <w:rPr>
          <w:rFonts w:hint="eastAsia" w:ascii="Times New Roman" w:hAnsi="Times New Roman"/>
          <w:caps w:val="0"/>
          <w:lang w:eastAsia="zh-CN"/>
        </w:rPr>
        <w:t>系统</w:t>
      </w:r>
      <w:r>
        <w:rPr>
          <w:rFonts w:hint="default" w:ascii="Times New Roman" w:hAnsi="Times New Roman"/>
          <w:caps w:val="0"/>
          <w:lang w:eastAsia="zh-CN"/>
        </w:rPr>
        <w:t>内网环境部署包括：</w:t>
      </w:r>
      <w:r>
        <w:rPr>
          <w:rFonts w:hint="default" w:ascii="Times New Roman" w:hAnsi="Times New Roman"/>
          <w:caps w:val="0"/>
          <w:lang w:val="en-US" w:eastAsia="zh-CN"/>
        </w:rPr>
        <w:t>Nginx负载均衡、应用服务器（Tomcat部署）</w:t>
      </w:r>
      <w:r>
        <w:rPr>
          <w:rFonts w:hint="eastAsia" w:ascii="Times New Roman" w:hAnsi="Times New Roman"/>
          <w:caps w:val="0"/>
          <w:lang w:val="en-US" w:eastAsia="zh-CN"/>
        </w:rPr>
        <w:t>、文件服务器、minIO、计算服务器、模型训练服务器、平台底座服务器、Nacos</w:t>
      </w:r>
      <w:r>
        <w:rPr>
          <w:rFonts w:hint="default" w:ascii="Times New Roman" w:hAnsi="Times New Roman"/>
          <w:caps w:val="0"/>
          <w:lang w:eastAsia="zh-CN"/>
        </w:rPr>
        <w:t>。</w:t>
      </w:r>
    </w:p>
    <w:p>
      <w:pPr>
        <w:pStyle w:val="23"/>
        <w:spacing w:line="360" w:lineRule="auto"/>
        <w:ind w:firstLine="480"/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/>
          <w:caps w:val="0"/>
        </w:rPr>
        <w:drawing>
          <wp:inline distT="0" distB="0" distL="114300" distR="114300">
            <wp:extent cx="6184265" cy="4614545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5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bookmarkStart w:id="7" w:name="_Toc413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服务器信息</w:t>
      </w:r>
      <w:bookmarkEnd w:id="7"/>
    </w:p>
    <w:tbl>
      <w:tblPr>
        <w:tblStyle w:val="13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1800"/>
        <w:gridCol w:w="2074"/>
        <w:gridCol w:w="1440"/>
        <w:gridCol w:w="652"/>
        <w:gridCol w:w="6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tblHeader/>
          <w:jc w:val="center"/>
        </w:trPr>
        <w:tc>
          <w:tcPr>
            <w:tcW w:w="1895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  <w:t>设备名称</w:t>
            </w:r>
          </w:p>
        </w:tc>
        <w:tc>
          <w:tcPr>
            <w:tcW w:w="1800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  <w:t>服务器IP</w:t>
            </w:r>
          </w:p>
        </w:tc>
        <w:tc>
          <w:tcPr>
            <w:tcW w:w="2074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  <w:t>说明</w:t>
            </w:r>
          </w:p>
        </w:tc>
        <w:tc>
          <w:tcPr>
            <w:tcW w:w="1440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  <w:t>操作系统</w:t>
            </w:r>
          </w:p>
        </w:tc>
        <w:tc>
          <w:tcPr>
            <w:tcW w:w="652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  <w:t>Cpu</w:t>
            </w:r>
          </w:p>
        </w:tc>
        <w:tc>
          <w:tcPr>
            <w:tcW w:w="661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  <w:t>内存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c-ce-zhst-glxt-0006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 w:eastAsia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 w:eastAsia="zh-CN"/>
              </w:rPr>
              <w:t>192.168.208.228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常规配置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 w:eastAsia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 w:eastAsia="zh-CN"/>
              </w:rPr>
              <w:t>c-ce-zhst-glxt-0007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 w:eastAsia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 w:eastAsia="zh-CN"/>
              </w:rPr>
              <w:t>192.168.208.136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 w:eastAsia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 w:eastAsia="zh-CN"/>
              </w:rPr>
              <w:t>文件服务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zh-CN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zh-CN" w:eastAsia="zh-CN" w:bidi="ar-SA"/>
              </w:rPr>
              <w:t>c-ce-zhst-glxt-0009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zh-CN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zh-CN" w:eastAsia="zh-CN" w:bidi="ar-SA"/>
              </w:rPr>
              <w:t>192.168.208.96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zh-CN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zh-CN" w:eastAsia="zh-CN" w:bidi="ar-SA"/>
              </w:rPr>
              <w:t>流程服务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c-ce-zhst-glxt-0001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192.168.208.212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统计分析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c-ce-zhst-glxt-0002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192.168.208.235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煤炭服务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c-ce-zhst-glxt-0011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192.168.208.180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网关服务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c-ce-zhst-glxt-0008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192.168.208.186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首页展示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c-ce-zhst-glxt-0014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192.168.208.70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Redis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c-ce-zhst-glxt-0004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192.168.208.251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minio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c-ce-zhst-glxt-0013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192.168.208.172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消息队列、报表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c-ce-zhst-glxt-0003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192.168.208.119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平台服务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c-ce-zhst-glxt-0005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192.168.208.129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模型训练服务器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c-ce-zhst-glxt-0010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192.168.208.231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nginx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895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c-ce-zhst-glxt-0012</w:t>
            </w:r>
          </w:p>
        </w:tc>
        <w:tc>
          <w:tcPr>
            <w:tcW w:w="180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192.168.208.139</w:t>
            </w:r>
          </w:p>
        </w:tc>
        <w:tc>
          <w:tcPr>
            <w:tcW w:w="207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  <w:t>gateway</w:t>
            </w:r>
          </w:p>
        </w:tc>
        <w:tc>
          <w:tcPr>
            <w:tcW w:w="1440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CEOS1.1</w:t>
            </w:r>
          </w:p>
        </w:tc>
        <w:tc>
          <w:tcPr>
            <w:tcW w:w="652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66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</w:tr>
    </w:tbl>
    <w:p/>
    <w:p>
      <w:pPr>
        <w:pStyle w:val="5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bookmarkStart w:id="8" w:name="_Toc14985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系统域名</w:t>
      </w:r>
      <w:bookmarkEnd w:id="8"/>
    </w:p>
    <w:p>
      <w:pPr>
        <w:pStyle w:val="6"/>
      </w:pPr>
      <w:r>
        <w:rPr>
          <w:rFonts w:hint="eastAsia" w:ascii="宋体" w:hAnsi="宋体" w:eastAsia="宋体"/>
          <w:sz w:val="20"/>
          <w:szCs w:val="20"/>
          <w:lang w:val="en-US" w:eastAsia="zh-CN"/>
        </w:rPr>
        <w:t>http://smart-carbon.chnenergy.com.cn</w:t>
      </w:r>
    </w:p>
    <w:p>
      <w:pPr>
        <w:pStyle w:val="5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bookmarkStart w:id="9" w:name="_Toc26559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各应用交互关系</w:t>
      </w:r>
      <w:bookmarkEnd w:id="9"/>
    </w:p>
    <w:tbl>
      <w:tblPr>
        <w:tblStyle w:val="13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3291"/>
        <w:gridCol w:w="2194"/>
        <w:gridCol w:w="21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tblHeader/>
          <w:jc w:val="center"/>
        </w:trPr>
        <w:tc>
          <w:tcPr>
            <w:tcW w:w="924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3291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  <w:t>系统名称</w:t>
            </w:r>
          </w:p>
        </w:tc>
        <w:tc>
          <w:tcPr>
            <w:tcW w:w="2194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  <w:t>交互方式</w:t>
            </w:r>
          </w:p>
        </w:tc>
        <w:tc>
          <w:tcPr>
            <w:tcW w:w="2113" w:type="dxa"/>
            <w:shd w:val="clear" w:color="auto" w:fill="9CC2E5" w:themeFill="accent1" w:themeFillTint="99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1"/>
                <w:szCs w:val="21"/>
              </w:rPr>
              <w:t>交互内容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924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329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宋体" w:hAnsi="宋体" w:cs="Calibri"/>
                <w:sz w:val="20"/>
                <w:szCs w:val="20"/>
                <w:lang w:val="en-US" w:eastAsia="zh-CN"/>
              </w:rPr>
              <w:t>统一身份认证系统</w:t>
            </w:r>
          </w:p>
        </w:tc>
        <w:tc>
          <w:tcPr>
            <w:tcW w:w="219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val="en-US" w:eastAsia="zh-CN"/>
              </w:rPr>
              <w:t>webservice服务</w:t>
            </w:r>
          </w:p>
        </w:tc>
        <w:tc>
          <w:tcPr>
            <w:tcW w:w="2113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4A认证访问智慧双碳系统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924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329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1"/>
                <w:szCs w:val="21"/>
                <w:lang w:val="en-US" w:eastAsia="zh-CN"/>
              </w:rPr>
              <w:t>集团应用中心（统一待办系统）</w:t>
            </w:r>
          </w:p>
        </w:tc>
        <w:tc>
          <w:tcPr>
            <w:tcW w:w="219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val="en-US" w:eastAsia="zh-CN"/>
              </w:rPr>
              <w:t>webservice服务</w:t>
            </w:r>
          </w:p>
        </w:tc>
        <w:tc>
          <w:tcPr>
            <w:tcW w:w="2113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新增删除待办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92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329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Calibri"/>
                <w:color w:val="000000"/>
                <w:sz w:val="20"/>
                <w:szCs w:val="20"/>
                <w:lang w:val="en-US" w:eastAsia="zh-CN"/>
              </w:rPr>
              <w:t>集团主数据</w:t>
            </w:r>
          </w:p>
        </w:tc>
        <w:tc>
          <w:tcPr>
            <w:tcW w:w="219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val="en-US" w:eastAsia="zh-CN"/>
              </w:rPr>
              <w:t>webservice服务</w:t>
            </w:r>
          </w:p>
        </w:tc>
        <w:tc>
          <w:tcPr>
            <w:tcW w:w="2113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val="en-US" w:eastAsia="zh-CN"/>
              </w:rPr>
              <w:t>主数据推送人员机构信息到本系统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92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329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zh-CN" w:eastAsia="zh-CN" w:bidi="ar-SA"/>
              </w:rPr>
            </w:pPr>
            <w:r>
              <w:rPr>
                <w:rFonts w:hint="eastAsia" w:ascii="宋体" w:hAnsi="宋体" w:eastAsia="宋体" w:cs="Calibri"/>
                <w:color w:val="000000"/>
                <w:sz w:val="20"/>
                <w:szCs w:val="20"/>
                <w:lang w:val="en-US" w:eastAsia="zh-CN"/>
              </w:rPr>
              <w:t>碳资产交易操作平台系统</w:t>
            </w:r>
          </w:p>
        </w:tc>
        <w:tc>
          <w:tcPr>
            <w:tcW w:w="2194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val="en-US" w:eastAsia="zh-CN"/>
              </w:rPr>
              <w:t>接口</w:t>
            </w:r>
          </w:p>
        </w:tc>
        <w:tc>
          <w:tcPr>
            <w:tcW w:w="2113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1"/>
                <w:szCs w:val="21"/>
                <w:lang w:val="en-US" w:eastAsia="zh-CN" w:bidi="ar-SA"/>
              </w:rPr>
              <w:t>配额、履约及交易日报数据接收</w:t>
            </w:r>
          </w:p>
        </w:tc>
      </w:tr>
    </w:tbl>
    <w:p>
      <w:pP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6"/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6"/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spacing w:before="120" w:after="120" w:line="360" w:lineRule="auto"/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bookmarkStart w:id="10" w:name="_Toc10399"/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运维工作</w:t>
      </w:r>
      <w:bookmarkEnd w:id="10"/>
    </w:p>
    <w:p>
      <w:pPr>
        <w:pStyle w:val="4"/>
        <w:spacing w:before="120" w:after="120" w:line="360" w:lineRule="auto"/>
        <w:outlineLvl w:val="1"/>
      </w:pPr>
      <w:bookmarkStart w:id="11" w:name="_Toc23331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常规作业</w:t>
      </w:r>
      <w:bookmarkEnd w:id="1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版本发布方式：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264785" cy="1250315"/>
            <wp:effectExtent l="0" t="0" r="8255" b="1460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根据路径进入相关服务文件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265420" cy="2964815"/>
            <wp:effectExtent l="0" t="0" r="762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备份jar文件，替换新的jar包</w:t>
      </w:r>
    </w:p>
    <w:tbl>
      <w:tblPr>
        <w:tblStyle w:val="12"/>
        <w:tblW w:w="8776" w:type="dxa"/>
        <w:tblInd w:w="9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4"/>
        <w:gridCol w:w="3600"/>
        <w:gridCol w:w="282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2354" w:type="dxa"/>
            <w:shd w:val="clear" w:color="auto" w:fill="D9D9D9"/>
            <w:noWrap w:val="0"/>
            <w:vAlign w:val="bottom"/>
          </w:tcPr>
          <w:p>
            <w:pPr>
              <w:jc w:val="center"/>
            </w:pPr>
            <w:r>
              <w:rPr>
                <w:rFonts w:hint="eastAsia"/>
              </w:rPr>
              <w:t>路径</w:t>
            </w:r>
          </w:p>
        </w:tc>
        <w:tc>
          <w:tcPr>
            <w:tcW w:w="3600" w:type="dxa"/>
            <w:shd w:val="clear" w:color="auto" w:fill="D9D9D9"/>
            <w:noWrap w:val="0"/>
            <w:vAlign w:val="bottom"/>
          </w:tcPr>
          <w:p>
            <w:pPr>
              <w:jc w:val="center"/>
            </w:pPr>
            <w:r>
              <w:rPr>
                <w:rFonts w:hint="eastAsia"/>
              </w:rPr>
              <w:t>文件名</w:t>
            </w:r>
          </w:p>
        </w:tc>
        <w:tc>
          <w:tcPr>
            <w:tcW w:w="2822" w:type="dxa"/>
            <w:shd w:val="clear" w:color="auto" w:fill="D9D9D9"/>
            <w:noWrap w:val="0"/>
            <w:vAlign w:val="bottom"/>
          </w:tcPr>
          <w:p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/data/webapp/carbon/scheduler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carbon-v2-basic-scheduler.jar</w:t>
            </w:r>
          </w:p>
        </w:tc>
        <w:tc>
          <w:tcPr>
            <w:tcW w:w="2822" w:type="dxa"/>
            <w:noWrap w:val="0"/>
            <w:vAlign w:val="bottom"/>
          </w:tcPr>
          <w:p>
            <w:r>
              <w:rPr>
                <w:rFonts w:hint="eastAsia"/>
                <w:sz w:val="24"/>
                <w:szCs w:val="24"/>
                <w:lang w:val="en-US" w:eastAsia="zh-CN"/>
              </w:rPr>
              <w:t>定时任务管理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/data/webapp/carbon/chemical</w:t>
            </w:r>
          </w:p>
        </w:tc>
        <w:tc>
          <w:tcPr>
            <w:tcW w:w="3600" w:type="dxa"/>
            <w:noWrap w:val="0"/>
            <w:vAlign w:val="bottom"/>
          </w:tcPr>
          <w:p>
            <w:r>
              <w:rPr>
                <w:rFonts w:hint="eastAsia"/>
                <w:sz w:val="24"/>
                <w:szCs w:val="24"/>
                <w:lang w:val="en-US" w:eastAsia="zh-CN"/>
              </w:rPr>
              <w:t>carbon-v2-chemical.jar</w:t>
            </w:r>
          </w:p>
        </w:tc>
        <w:tc>
          <w:tcPr>
            <w:tcW w:w="2822" w:type="dxa"/>
            <w:noWrap w:val="0"/>
            <w:vAlign w:val="bottom"/>
          </w:tcPr>
          <w:p>
            <w:r>
              <w:rPr>
                <w:rFonts w:hint="eastAsia"/>
                <w:sz w:val="24"/>
                <w:szCs w:val="24"/>
                <w:lang w:val="en-US" w:eastAsia="zh-CN"/>
              </w:rPr>
              <w:t>化工计算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/data/webapp/carbon/coal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carbon-v2-coal.jar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煤炭计算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/data/webapp/carbon/core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carbon-v2-core.jar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公共工具类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/data/webapp/carbon/custom-query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carbon-v2-custom-query.jar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公共工具类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/data/webapp/carbon/deal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carbon-v2-deal.jar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碳交易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/data/webapp/carbon/dict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carbon-v2-dict.jar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/data/webapp/carbon/emission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carbon-v2-emission-data-query.jar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排放管理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/data/webapp/carbon/peak-mng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carbon-v2-emission-peak-mng.jar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达峰管理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/data/webapp/carbon/file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carbon-v2-file.jar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文件服务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/data/webapp/carbon/gateway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carbon-v2-gateway.jar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网关服务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/data/webapp/carbon/general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carbon-v2-general-config.jar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公共配置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/data/webapp/carbon/homepage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carbon-v2-homepage.jar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首页后端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/data/webapp/carbon/mrv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carbon-v2-mrv.jar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mrv管理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/data/webapp/carbon/notification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carbon-v2-notification.jar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通知公告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/data/webapp/carbon/org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carbon-v2-org.jar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组织机构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/data/webapp/carbon/performance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carbon-v2-performance.jar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履约管理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/data/webapp/carbon/calculation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carbon-v2-power-calculation.jar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火电计算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/data/webapp/carbon/process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carbon-v2-process.jar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流程服务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/data/webapp/carbon/quota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carbon-v2-quota.jar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配额管理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/data/webapp/carbon/statistics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carbon-v2-statistics.jar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统计分析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/data/webapp/carbon/system-config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carbon-v2-system-config.jar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系统定时任务统一管理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354" w:type="dxa"/>
            <w:noWrap w:val="0"/>
            <w:vAlign w:val="bottom"/>
          </w:tcPr>
          <w:p>
            <w:pPr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/data/webapp/carbon/transport</w:t>
            </w:r>
          </w:p>
        </w:tc>
        <w:tc>
          <w:tcPr>
            <w:tcW w:w="360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carbon-v2-transport.jar</w:t>
            </w:r>
          </w:p>
        </w:tc>
        <w:tc>
          <w:tcPr>
            <w:tcW w:w="2822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运输计算</w:t>
            </w:r>
          </w:p>
        </w:tc>
      </w:tr>
    </w:tbl>
    <w:p>
      <w:pPr>
        <w:pStyle w:val="6"/>
      </w:pPr>
    </w:p>
    <w:p>
      <w:pPr>
        <w:pStyle w:val="5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Nginx服务：</w:t>
      </w:r>
    </w:p>
    <w:tbl>
      <w:tblPr>
        <w:tblStyle w:val="13"/>
        <w:tblW w:w="99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2591"/>
        <w:gridCol w:w="48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8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591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IP</w:t>
            </w:r>
          </w:p>
        </w:tc>
        <w:tc>
          <w:tcPr>
            <w:tcW w:w="4864" w:type="dxa"/>
            <w:noWrap w:val="0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top"/>
          </w:tcPr>
          <w:p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default" w:eastAsia="宋体"/>
                <w:color w:val="auto"/>
                <w:lang w:val="en-US" w:eastAsia="zh-CN"/>
              </w:rPr>
              <w:t>c-ce-zhst-glxt-00</w:t>
            </w:r>
            <w:r>
              <w:rPr>
                <w:rFonts w:hint="eastAsia" w:eastAsia="宋体"/>
                <w:color w:val="auto"/>
                <w:lang w:val="en-US" w:eastAsia="zh-CN"/>
              </w:rPr>
              <w:t>03</w:t>
            </w:r>
          </w:p>
        </w:tc>
        <w:tc>
          <w:tcPr>
            <w:tcW w:w="2591" w:type="dxa"/>
            <w:noWrap w:val="0"/>
            <w:vAlign w:val="top"/>
          </w:tcPr>
          <w:p>
            <w:pPr>
              <w:rPr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color w:val="auto"/>
                <w:vertAlign w:val="baseline"/>
                <w:lang w:val="en-US" w:eastAsia="zh-CN"/>
              </w:rPr>
              <w:t>192.168.208.119</w:t>
            </w:r>
          </w:p>
        </w:tc>
        <w:tc>
          <w:tcPr>
            <w:tcW w:w="4864" w:type="dxa"/>
            <w:noWrap w:val="0"/>
            <w:vAlign w:val="top"/>
          </w:tcPr>
          <w:p>
            <w:pPr>
              <w:rPr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  <w:t>/etc/nginx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top"/>
          </w:tcPr>
          <w:p>
            <w:pPr>
              <w:rPr>
                <w:rFonts w:hint="default" w:eastAsia="宋体" w:cs="Times New Roman"/>
                <w:color w:val="auto"/>
                <w:lang w:val="en-US" w:eastAsia="zh-CN"/>
              </w:rPr>
            </w:pPr>
          </w:p>
        </w:tc>
        <w:tc>
          <w:tcPr>
            <w:tcW w:w="2591" w:type="dxa"/>
            <w:noWrap w:val="0"/>
            <w:vAlign w:val="top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864" w:type="dxa"/>
            <w:noWrap w:val="0"/>
            <w:vAlign w:val="top"/>
          </w:tcPr>
          <w:p>
            <w:pPr>
              <w:rPr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</w:p>
        </w:tc>
      </w:tr>
    </w:tbl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登录堡垒机进入</w:t>
      </w:r>
      <w:r>
        <w:rPr>
          <w:rFonts w:hint="eastAsia" w:eastAsia="仿宋" w:cs="Times New Roman"/>
          <w:kern w:val="2"/>
          <w:sz w:val="24"/>
          <w:szCs w:val="24"/>
          <w:lang w:val="en-US" w:eastAsia="zh-CN" w:bidi="ar-SA"/>
        </w:rPr>
        <w:t>xxx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服务器192.</w:t>
      </w:r>
      <w:r>
        <w:rPr>
          <w:rFonts w:hint="eastAsia" w:eastAsia="仿宋" w:cs="Times New Roman"/>
          <w:kern w:val="2"/>
          <w:sz w:val="24"/>
          <w:szCs w:val="24"/>
          <w:lang w:val="en-US" w:eastAsia="zh-CN" w:bidi="ar-SA"/>
        </w:rPr>
        <w:t>x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.</w:t>
      </w:r>
      <w:r>
        <w:rPr>
          <w:rFonts w:hint="eastAsia" w:eastAsia="仿宋" w:cs="Times New Roman"/>
          <w:kern w:val="2"/>
          <w:sz w:val="24"/>
          <w:szCs w:val="24"/>
          <w:lang w:val="en-US" w:eastAsia="zh-CN" w:bidi="ar-SA"/>
        </w:rPr>
        <w:t>x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.</w:t>
      </w:r>
      <w:r>
        <w:rPr>
          <w:rFonts w:hint="eastAsia" w:eastAsia="仿宋" w:cs="Times New Roman"/>
          <w:kern w:val="2"/>
          <w:sz w:val="24"/>
          <w:szCs w:val="24"/>
          <w:lang w:val="en-US" w:eastAsia="zh-CN" w:bidi="ar-SA"/>
        </w:rPr>
        <w:t>x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、192.</w:t>
      </w:r>
      <w:r>
        <w:rPr>
          <w:rFonts w:hint="eastAsia" w:eastAsia="仿宋" w:cs="Times New Roman"/>
          <w:kern w:val="2"/>
          <w:sz w:val="24"/>
          <w:szCs w:val="24"/>
          <w:lang w:val="en-US" w:eastAsia="zh-CN" w:bidi="ar-SA"/>
        </w:rPr>
        <w:t>x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.</w:t>
      </w:r>
      <w:r>
        <w:rPr>
          <w:rFonts w:hint="eastAsia" w:eastAsia="仿宋" w:cs="Times New Roman"/>
          <w:kern w:val="2"/>
          <w:sz w:val="24"/>
          <w:szCs w:val="24"/>
          <w:lang w:val="en-US" w:eastAsia="zh-CN" w:bidi="ar-SA"/>
        </w:rPr>
        <w:t>x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.</w:t>
      </w:r>
      <w:r>
        <w:rPr>
          <w:rFonts w:hint="eastAsia" w:eastAsia="仿宋" w:cs="Times New Roman"/>
          <w:kern w:val="2"/>
          <w:sz w:val="24"/>
          <w:szCs w:val="24"/>
          <w:lang w:val="en-US" w:eastAsia="zh-CN" w:bidi="ar-SA"/>
        </w:rPr>
        <w:t>x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、192.</w:t>
      </w:r>
      <w:r>
        <w:rPr>
          <w:rFonts w:hint="eastAsia" w:eastAsia="仿宋" w:cs="Times New Roman"/>
          <w:kern w:val="2"/>
          <w:sz w:val="24"/>
          <w:szCs w:val="24"/>
          <w:lang w:val="en-US" w:eastAsia="zh-CN" w:bidi="ar-SA"/>
        </w:rPr>
        <w:t>x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.</w:t>
      </w:r>
      <w:r>
        <w:rPr>
          <w:rFonts w:hint="eastAsia" w:eastAsia="仿宋" w:cs="Times New Roman"/>
          <w:kern w:val="2"/>
          <w:sz w:val="24"/>
          <w:szCs w:val="24"/>
          <w:lang w:val="en-US" w:eastAsia="zh-CN" w:bidi="ar-SA"/>
        </w:rPr>
        <w:t>x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.</w:t>
      </w:r>
      <w:r>
        <w:rPr>
          <w:rFonts w:hint="eastAsia" w:eastAsia="仿宋" w:cs="Times New Roman"/>
          <w:kern w:val="2"/>
          <w:sz w:val="24"/>
          <w:szCs w:val="24"/>
          <w:lang w:val="en-US" w:eastAsia="zh-CN" w:bidi="ar-SA"/>
        </w:rPr>
        <w:t>x</w:t>
      </w:r>
      <w:r>
        <w:rPr>
          <w:rFonts w:hint="eastAsia"/>
          <w:lang w:eastAsia="zh-CN"/>
        </w:rPr>
        <w:t>服务器，进入命令路径</w:t>
      </w:r>
    </w:p>
    <w:p>
      <w:pPr>
        <w:rPr>
          <w:del w:id="0" w:author="ZXR" w:date="2025-01-20T17:35:04Z"/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启动：</w:t>
      </w:r>
      <w:del w:id="1" w:author="ZXR" w:date="2025-01-20T17:35:04Z">
        <w:r>
          <w:rPr>
            <w:rFonts w:hint="default"/>
            <w:lang w:val="en-US" w:eastAsia="zh-CN"/>
          </w:rPr>
          <w:delText>./nginx</w:delText>
        </w:r>
      </w:del>
    </w:p>
    <w:p>
      <w:pPr>
        <w:rPr>
          <w:ins w:id="2" w:author="ZXR" w:date="2025-01-20T17:35:41Z"/>
          <w:rFonts w:hint="eastAsia"/>
          <w:lang w:val="en-US" w:eastAsia="zh-CN"/>
        </w:rPr>
      </w:pPr>
      <w:ins w:id="3" w:author="ZXR" w:date="2025-01-20T17:36:24Z">
        <w:r>
          <w:rPr>
            <w:rFonts w:hint="eastAsia"/>
            <w:lang w:val="en-US" w:eastAsia="zh-CN"/>
          </w:rPr>
          <w:t>d</w:t>
        </w:r>
      </w:ins>
      <w:ins w:id="4" w:author="ZXR" w:date="2025-01-20T17:35:10Z">
        <w:r>
          <w:rPr>
            <w:rFonts w:hint="eastAsia"/>
            <w:lang w:val="en-US" w:eastAsia="zh-CN"/>
          </w:rPr>
          <w:t>ocke</w:t>
        </w:r>
      </w:ins>
      <w:ins w:id="5" w:author="ZXR" w:date="2025-01-20T17:35:11Z">
        <w:r>
          <w:rPr>
            <w:rFonts w:hint="eastAsia"/>
            <w:lang w:val="en-US" w:eastAsia="zh-CN"/>
          </w:rPr>
          <w:t>r s</w:t>
        </w:r>
      </w:ins>
      <w:ins w:id="6" w:author="ZXR" w:date="2025-01-20T17:35:12Z">
        <w:r>
          <w:rPr>
            <w:rFonts w:hint="eastAsia"/>
            <w:lang w:val="en-US" w:eastAsia="zh-CN"/>
          </w:rPr>
          <w:t>t</w:t>
        </w:r>
      </w:ins>
      <w:ins w:id="7" w:author="ZXR" w:date="2025-01-20T17:35:13Z">
        <w:r>
          <w:rPr>
            <w:rFonts w:hint="eastAsia"/>
            <w:lang w:val="en-US" w:eastAsia="zh-CN"/>
          </w:rPr>
          <w:t>a</w:t>
        </w:r>
      </w:ins>
      <w:ins w:id="8" w:author="ZXR" w:date="2025-01-20T17:35:14Z">
        <w:r>
          <w:rPr>
            <w:rFonts w:hint="eastAsia"/>
            <w:lang w:val="en-US" w:eastAsia="zh-CN"/>
          </w:rPr>
          <w:t xml:space="preserve">rt </w:t>
        </w:r>
      </w:ins>
      <w:ins w:id="9" w:author="ZXR" w:date="2025-01-20T17:35:16Z">
        <w:r>
          <w:rPr>
            <w:rFonts w:hint="eastAsia"/>
            <w:lang w:val="en-US" w:eastAsia="zh-CN"/>
          </w:rPr>
          <w:t>ngi</w:t>
        </w:r>
      </w:ins>
      <w:ins w:id="10" w:author="ZXR" w:date="2025-01-20T17:35:17Z">
        <w:r>
          <w:rPr>
            <w:rFonts w:hint="eastAsia"/>
            <w:lang w:val="en-US" w:eastAsia="zh-CN"/>
          </w:rPr>
          <w:t>nx</w:t>
        </w:r>
      </w:ins>
      <w:ins w:id="11" w:author="ZXR" w:date="2025-01-20T17:35:38Z">
        <w:r>
          <w:rPr>
            <w:rFonts w:hint="eastAsia"/>
            <w:lang w:val="en-US" w:eastAsia="zh-CN"/>
          </w:rPr>
          <w:t>id</w:t>
        </w:r>
      </w:ins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停止：</w:t>
      </w:r>
      <w:del w:id="12" w:author="ZXR" w:date="2025-01-20T17:35:47Z">
        <w:r>
          <w:rPr>
            <w:rFonts w:hint="default"/>
            <w:lang w:val="en-US" w:eastAsia="zh-CN"/>
          </w:rPr>
          <w:delText>./nginx -s stop</w:delText>
        </w:r>
      </w:del>
      <w:ins w:id="13" w:author="ZXR" w:date="2025-01-20T17:35:47Z">
        <w:r>
          <w:rPr>
            <w:rFonts w:hint="eastAsia"/>
            <w:lang w:val="en-US" w:eastAsia="zh-CN"/>
          </w:rPr>
          <w:t>do</w:t>
        </w:r>
      </w:ins>
      <w:ins w:id="14" w:author="ZXR" w:date="2025-01-20T17:35:48Z">
        <w:r>
          <w:rPr>
            <w:rFonts w:hint="eastAsia"/>
            <w:lang w:val="en-US" w:eastAsia="zh-CN"/>
          </w:rPr>
          <w:t xml:space="preserve">cker </w:t>
        </w:r>
      </w:ins>
      <w:ins w:id="15" w:author="ZXR" w:date="2025-01-20T17:35:49Z">
        <w:r>
          <w:rPr>
            <w:rFonts w:hint="eastAsia"/>
            <w:lang w:val="en-US" w:eastAsia="zh-CN"/>
          </w:rPr>
          <w:t>st</w:t>
        </w:r>
      </w:ins>
      <w:ins w:id="16" w:author="ZXR" w:date="2025-01-20T17:35:50Z">
        <w:r>
          <w:rPr>
            <w:rFonts w:hint="eastAsia"/>
            <w:lang w:val="en-US" w:eastAsia="zh-CN"/>
          </w:rPr>
          <w:t>op n</w:t>
        </w:r>
      </w:ins>
      <w:ins w:id="17" w:author="ZXR" w:date="2025-01-20T17:35:51Z">
        <w:r>
          <w:rPr>
            <w:rFonts w:hint="eastAsia"/>
            <w:lang w:val="en-US" w:eastAsia="zh-CN"/>
          </w:rPr>
          <w:t>ginx</w:t>
        </w:r>
      </w:ins>
      <w:ins w:id="18" w:author="ZXR" w:date="2025-01-20T17:35:52Z">
        <w:r>
          <w:rPr>
            <w:rFonts w:hint="eastAsia"/>
            <w:lang w:val="en-US" w:eastAsia="zh-CN"/>
          </w:rPr>
          <w:t>id</w:t>
        </w:r>
      </w:ins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重启：</w:t>
      </w:r>
      <w:del w:id="19" w:author="ZXR" w:date="2025-01-20T17:36:14Z">
        <w:r>
          <w:rPr>
            <w:rFonts w:hint="default"/>
            <w:lang w:val="en-US" w:eastAsia="zh-CN"/>
          </w:rPr>
          <w:delText>./nginx -s reload</w:delText>
        </w:r>
      </w:del>
      <w:ins w:id="20" w:author="ZXR" w:date="2025-01-20T17:36:14Z">
        <w:r>
          <w:rPr>
            <w:rFonts w:hint="eastAsia"/>
            <w:lang w:val="en-US" w:eastAsia="zh-CN"/>
          </w:rPr>
          <w:t>do</w:t>
        </w:r>
      </w:ins>
      <w:ins w:id="21" w:author="ZXR" w:date="2025-01-20T17:36:15Z">
        <w:r>
          <w:rPr>
            <w:rFonts w:hint="eastAsia"/>
            <w:lang w:val="en-US" w:eastAsia="zh-CN"/>
          </w:rPr>
          <w:t xml:space="preserve">cker </w:t>
        </w:r>
      </w:ins>
      <w:ins w:id="22" w:author="ZXR" w:date="2025-01-20T17:36:18Z">
        <w:r>
          <w:rPr>
            <w:rFonts w:hint="eastAsia"/>
            <w:lang w:val="en-US" w:eastAsia="zh-CN"/>
          </w:rPr>
          <w:t>re</w:t>
        </w:r>
      </w:ins>
      <w:ins w:id="23" w:author="ZXR" w:date="2025-01-20T17:36:19Z">
        <w:r>
          <w:rPr>
            <w:rFonts w:hint="eastAsia"/>
            <w:lang w:val="en-US" w:eastAsia="zh-CN"/>
          </w:rPr>
          <w:t>start</w:t>
        </w:r>
      </w:ins>
      <w:ins w:id="24" w:author="ZXR" w:date="2025-01-20T17:36:20Z">
        <w:r>
          <w:rPr>
            <w:rFonts w:hint="eastAsia"/>
            <w:lang w:val="en-US" w:eastAsia="zh-CN"/>
          </w:rPr>
          <w:t xml:space="preserve"> </w:t>
        </w:r>
      </w:ins>
      <w:ins w:id="25" w:author="ZXR" w:date="2025-01-20T17:36:21Z">
        <w:r>
          <w:rPr>
            <w:rFonts w:hint="eastAsia"/>
            <w:lang w:val="en-US" w:eastAsia="zh-CN"/>
          </w:rPr>
          <w:t>ngi</w:t>
        </w:r>
      </w:ins>
      <w:ins w:id="26" w:author="ZXR" w:date="2025-01-20T17:36:22Z">
        <w:r>
          <w:rPr>
            <w:rFonts w:hint="eastAsia"/>
            <w:lang w:val="en-US" w:eastAsia="zh-CN"/>
          </w:rPr>
          <w:t>nxid</w:t>
        </w:r>
      </w:ins>
    </w:p>
    <w:p>
      <w:pPr>
        <w:pStyle w:val="6"/>
        <w:rPr>
          <w:del w:id="27" w:author="ZXR" w:date="2025-01-20T17:36:29Z"/>
          <w:rFonts w:hint="default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验证：</w:t>
      </w:r>
      <w:del w:id="28" w:author="ZXR" w:date="2025-01-20T17:36:29Z">
        <w:r>
          <w:rPr>
            <w:rFonts w:hint="default" w:ascii="Times New Roman" w:hAnsi="Times New Roman" w:eastAsia="仿宋" w:cs="Times New Roman"/>
            <w:kern w:val="2"/>
            <w:sz w:val="24"/>
            <w:szCs w:val="24"/>
            <w:lang w:val="en-US" w:eastAsia="zh-CN" w:bidi="ar-SA"/>
          </w:rPr>
          <w:delText xml:space="preserve">ps -ef | grep </w:delText>
        </w:r>
      </w:del>
      <w:del w:id="29" w:author="ZXR" w:date="2025-01-20T17:36:29Z">
        <w:r>
          <w:rPr>
            <w:rFonts w:hint="default" w:hAnsi="Times New Roman" w:eastAsia="仿宋" w:cs="Times New Roman"/>
            <w:kern w:val="2"/>
            <w:sz w:val="24"/>
            <w:szCs w:val="24"/>
            <w:lang w:val="en-US" w:eastAsia="zh-CN" w:bidi="ar-SA"/>
          </w:rPr>
          <w:delText>nginx</w:delText>
        </w:r>
      </w:del>
    </w:p>
    <w:p>
      <w:pPr>
        <w:pStyle w:val="6"/>
        <w:rPr>
          <w:rFonts w:hint="default" w:hAnsi="Times New Roman" w:eastAsia="仿宋" w:cs="Times New Roman"/>
          <w:kern w:val="2"/>
          <w:sz w:val="24"/>
          <w:szCs w:val="24"/>
          <w:lang w:val="en-US" w:eastAsia="zh-CN" w:bidi="ar-SA"/>
        </w:rPr>
      </w:pPr>
      <w:ins w:id="30" w:author="ZXR" w:date="2025-01-20T17:36:33Z">
        <w:r>
          <w:rPr>
            <w:rFonts w:hint="eastAsia" w:hAnsi="Times New Roman" w:eastAsia="仿宋" w:cs="Times New Roman"/>
            <w:kern w:val="2"/>
            <w:sz w:val="24"/>
            <w:szCs w:val="24"/>
            <w:lang w:val="en-US" w:eastAsia="zh-CN" w:bidi="ar-SA"/>
          </w:rPr>
          <w:t>d</w:t>
        </w:r>
      </w:ins>
      <w:ins w:id="31" w:author="ZXR" w:date="2025-01-20T17:36:29Z">
        <w:r>
          <w:rPr>
            <w:rFonts w:hint="eastAsia" w:hAnsi="Times New Roman" w:eastAsia="仿宋" w:cs="Times New Roman"/>
            <w:kern w:val="2"/>
            <w:sz w:val="24"/>
            <w:szCs w:val="24"/>
            <w:lang w:val="en-US" w:eastAsia="zh-CN" w:bidi="ar-SA"/>
          </w:rPr>
          <w:t>ocker</w:t>
        </w:r>
      </w:ins>
      <w:ins w:id="32" w:author="ZXR" w:date="2025-01-20T17:36:30Z">
        <w:r>
          <w:rPr>
            <w:rFonts w:hint="eastAsia" w:hAnsi="Times New Roman" w:eastAsia="仿宋" w:cs="Times New Roman"/>
            <w:kern w:val="2"/>
            <w:sz w:val="24"/>
            <w:szCs w:val="24"/>
            <w:lang w:val="en-US" w:eastAsia="zh-CN" w:bidi="ar-SA"/>
          </w:rPr>
          <w:t xml:space="preserve"> ps</w:t>
        </w:r>
      </w:ins>
    </w:p>
    <w:p>
      <w:pPr>
        <w:pStyle w:val="6"/>
      </w:pPr>
      <w:bookmarkStart w:id="19" w:name="_GoBack"/>
      <w:bookmarkEnd w:id="19"/>
    </w:p>
    <w:p>
      <w:pPr>
        <w:pStyle w:val="5"/>
        <w:spacing w:before="120" w:after="120" w:line="360" w:lineRule="auto"/>
      </w:pPr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应用服务程序启停</w:t>
      </w:r>
    </w:p>
    <w:p>
      <w:pPr>
        <w:rPr>
          <w:rFonts w:hint="eastAsia"/>
        </w:rPr>
      </w:pPr>
    </w:p>
    <w:tbl>
      <w:tblPr>
        <w:tblStyle w:val="12"/>
        <w:tblW w:w="8790" w:type="dxa"/>
        <w:tblInd w:w="9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5"/>
        <w:gridCol w:w="3655"/>
        <w:gridCol w:w="277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tcBorders>
              <w:top w:val="single" w:color="auto" w:sz="12" w:space="0"/>
              <w:bottom w:val="single" w:color="auto" w:sz="4" w:space="0"/>
            </w:tcBorders>
            <w:shd w:val="clear" w:color="auto" w:fill="D9D9D9"/>
            <w:noWrap w:val="0"/>
            <w:vAlign w:val="bottom"/>
          </w:tcPr>
          <w:p>
            <w:pPr>
              <w:jc w:val="center"/>
            </w:pPr>
            <w:r>
              <w:rPr>
                <w:rFonts w:hint="eastAsia"/>
              </w:rPr>
              <w:t>路径</w:t>
            </w:r>
          </w:p>
        </w:tc>
        <w:tc>
          <w:tcPr>
            <w:tcW w:w="3655" w:type="dxa"/>
            <w:tcBorders>
              <w:top w:val="single" w:color="auto" w:sz="12" w:space="0"/>
              <w:bottom w:val="single" w:color="auto" w:sz="4" w:space="0"/>
            </w:tcBorders>
            <w:shd w:val="clear" w:color="auto" w:fill="D9D9D9"/>
            <w:noWrap w:val="0"/>
            <w:vAlign w:val="bottom"/>
          </w:tcPr>
          <w:p>
            <w:pPr>
              <w:jc w:val="center"/>
            </w:pPr>
            <w:r>
              <w:rPr>
                <w:rFonts w:hint="eastAsia"/>
              </w:rPr>
              <w:t>文件名</w:t>
            </w:r>
          </w:p>
        </w:tc>
        <w:tc>
          <w:tcPr>
            <w:tcW w:w="2770" w:type="dxa"/>
            <w:tcBorders>
              <w:top w:val="single" w:color="auto" w:sz="12" w:space="0"/>
              <w:bottom w:val="single" w:color="auto" w:sz="4" w:space="0"/>
            </w:tcBorders>
            <w:shd w:val="clear" w:color="auto" w:fill="D9D9D9"/>
            <w:noWrap w:val="0"/>
            <w:vAlign w:val="bottom"/>
          </w:tcPr>
          <w:p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tcBorders>
              <w:top w:val="single" w:color="auto" w:sz="4" w:space="0"/>
            </w:tcBorders>
            <w:noWrap w:val="0"/>
            <w:vAlign w:val="bottom"/>
          </w:tcPr>
          <w:p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/data/webapp/carbon/scheduler</w:t>
            </w:r>
          </w:p>
        </w:tc>
        <w:tc>
          <w:tcPr>
            <w:tcW w:w="3655" w:type="dxa"/>
            <w:tcBorders>
              <w:top w:val="single" w:color="auto" w:sz="4" w:space="0"/>
            </w:tcBorders>
            <w:noWrap w:val="0"/>
            <w:vAlign w:val="bottom"/>
          </w:tcPr>
          <w:p>
            <w:r>
              <w:rPr>
                <w:rFonts w:hint="eastAsia"/>
                <w:sz w:val="24"/>
                <w:szCs w:val="24"/>
                <w:lang w:val="en-US" w:eastAsia="zh-CN"/>
              </w:rPr>
              <w:t>sh ./deploy_scheduler.sh</w:t>
            </w:r>
          </w:p>
        </w:tc>
        <w:tc>
          <w:tcPr>
            <w:tcW w:w="2770" w:type="dxa"/>
            <w:tcBorders>
              <w:top w:val="single" w:color="auto" w:sz="4" w:space="0"/>
            </w:tcBorders>
            <w:noWrap w:val="0"/>
            <w:vAlign w:val="bottom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启动定时任务管理服务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/data/webapp/carbon/chemical</w:t>
            </w:r>
          </w:p>
        </w:tc>
        <w:tc>
          <w:tcPr>
            <w:tcW w:w="3655" w:type="dxa"/>
            <w:noWrap w:val="0"/>
            <w:vAlign w:val="bottom"/>
          </w:tcPr>
          <w:p>
            <w:r>
              <w:rPr>
                <w:rFonts w:hint="eastAsia"/>
                <w:sz w:val="24"/>
                <w:szCs w:val="24"/>
                <w:lang w:val="en-US" w:eastAsia="zh-CN"/>
              </w:rPr>
              <w:t>sh ./deploy_chemical.sh</w:t>
            </w:r>
          </w:p>
        </w:tc>
        <w:tc>
          <w:tcPr>
            <w:tcW w:w="2770" w:type="dxa"/>
            <w:noWrap w:val="0"/>
            <w:vAlign w:val="bottom"/>
          </w:tcPr>
          <w:p>
            <w:r>
              <w:rPr>
                <w:rFonts w:hint="eastAsia"/>
                <w:sz w:val="24"/>
                <w:szCs w:val="24"/>
                <w:lang w:val="en-US" w:eastAsia="zh-CN"/>
              </w:rPr>
              <w:t>启动化工计算服务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/data/webapp/carbon/coal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./deploy_coal.sh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启动煤炭计算服务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/data/webapp/carbon/core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./deploy_core.sh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启动公共工具类服务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/data/webapp/carbon/custom-query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./deploy_custom_query.sh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启动公共工具类服务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/data/webapp/carbon/deal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./deploy_deal.sh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启动碳交易服务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/data/webapp/carbon/dict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./deploy_dict.sh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启动字典服务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/data/webapp/carbon/emission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./deploy_emission_data_query.sh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启动排放管理服务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/data/webapp/carbon/peak-mng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./deploy_emission_peak_mng.sh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启动达峰管理服务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/data/webapp/carbon/file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./deploy_file.sh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启动文件服务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/data/webapp/carbon/gateway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./deploy_gateway.sh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启动网关服务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/data/webapp/carbon/general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./deploy_general.sh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启动公共配置服务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/data/webapp/carbon/homepage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./deploy_homepage.sh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启动首页后端服务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/data/webapp/carbon/mrv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./deploy_mrv.sh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启动mrv管理服务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/data/webapp/carbon/notification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./deploy_notification.sh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启动通知公告服务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/data/webapp/carbon/org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./deploy_org.sh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启动组织机构服务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/data/webapp/carbon/performance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./deploy_performance.sh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启动履约管理服务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/data/webapp/carbon/calculation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./deploy_power_calcultion.sh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启动火电计算服务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/data/webapp/carbon/process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./deploy_process.sh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启动流程服务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/data/webapp/carbon/quota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./deploy_quota.sh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启动配额管理服务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/data/webapp/carbon/statistics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./deploy_statistics.sh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启动统计分析服务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/data/webapp/carbon/system-config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./deploy_system_config.sh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启动系统定时任务统一管理服务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6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/data/webapp/carbon/transport</w:t>
            </w:r>
          </w:p>
        </w:tc>
        <w:tc>
          <w:tcPr>
            <w:tcW w:w="3655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./deploy_transport.sh</w:t>
            </w:r>
          </w:p>
        </w:tc>
        <w:tc>
          <w:tcPr>
            <w:tcW w:w="2770" w:type="dxa"/>
            <w:noWrap w:val="0"/>
            <w:vAlign w:val="bottom"/>
          </w:tcPr>
          <w:p>
            <w:pPr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启动运输计算服务</w:t>
            </w:r>
          </w:p>
        </w:tc>
      </w:tr>
    </w:tbl>
    <w:p>
      <w:pP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</w:pPr>
    </w:p>
    <w:p>
      <w:pPr>
        <w:pStyle w:val="6"/>
        <w:rPr>
          <w:rFonts w:hint="eastAsia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hAnsi="Times New Roman" w:eastAsia="仿宋" w:cs="Times New Roman"/>
          <w:kern w:val="2"/>
          <w:sz w:val="24"/>
          <w:szCs w:val="24"/>
          <w:lang w:val="en-US" w:eastAsia="zh-CN" w:bidi="ar-SA"/>
        </w:rPr>
        <w:t>截图：</w:t>
      </w:r>
    </w:p>
    <w:p>
      <w:pPr>
        <w:pStyle w:val="2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登陆堡垒机，启动服务器命令窗口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272405" cy="1397635"/>
            <wp:effectExtent l="0" t="0" r="63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根据路径进入相关服务文件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265420" cy="2964815"/>
            <wp:effectExtent l="0" t="0" r="762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68935"/>
            <wp:effectExtent l="0" t="0" r="63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执行脚本文件 sh deploy_dict.sh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196840" cy="5029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程序启动成功</w:t>
      </w:r>
    </w:p>
    <w:p>
      <w:pPr>
        <w:pStyle w:val="2"/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807585"/>
            <wp:effectExtent l="0" t="0" r="63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ps -ef | grep java</w:t>
      </w:r>
    </w:p>
    <w:p>
      <w:pPr>
        <w:pStyle w:val="6"/>
        <w:rPr>
          <w:rFonts w:hint="eastAsia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8595" cy="1645285"/>
            <wp:effectExtent l="0" t="0" r="4445" b="63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hAnsi="Times New Roman" w:eastAsia="仿宋" w:cs="Times New Roman"/>
          <w:kern w:val="2"/>
          <w:sz w:val="24"/>
          <w:szCs w:val="24"/>
          <w:lang w:val="en-US" w:eastAsia="zh-CN" w:bidi="ar-SA"/>
        </w:rPr>
      </w:pPr>
    </w:p>
    <w:p>
      <w:pPr>
        <w:pStyle w:val="23"/>
        <w:spacing w:line="360" w:lineRule="auto"/>
        <w:ind w:left="0" w:leftChars="0" w:firstLine="0" w:firstLineChars="0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访问如下地址：</w:t>
      </w:r>
      <w:ins w:id="33" w:author="18303" w:date="2025-01-21T10:08:59Z">
        <w:r>
          <w:rPr>
            <w:rFonts w:hint="eastAsia"/>
          </w:rPr>
          <w:t>http://smart-carbon.chnenergy.com.cn/cas/clientredirect?client_name=WeChat</w:t>
        </w:r>
      </w:ins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系统会跳转到4A登录，登录后看更新模块是否正常：</w:t>
      </w:r>
    </w:p>
    <w:p>
      <w:pPr>
        <w:pStyle w:val="23"/>
        <w:spacing w:line="360" w:lineRule="auto"/>
        <w:ind w:left="0" w:leftChars="0" w:firstLine="0" w:firstLineChars="0"/>
        <w:rPr>
          <w:rFonts w:hint="eastAsia" w:eastAsia="仿宋" w:cs="Times New Roman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eastAsia="仿宋" w:cs="Times New Roman"/>
          <w:kern w:val="2"/>
          <w:sz w:val="24"/>
          <w:szCs w:val="24"/>
          <w:highlight w:val="yellow"/>
          <w:lang w:val="en-US" w:eastAsia="zh-CN" w:bidi="ar-SA"/>
        </w:rPr>
        <w:t>登录页截图信息：</w:t>
      </w:r>
    </w:p>
    <w:p>
      <w:pPr>
        <w:pStyle w:val="23"/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5266055" cy="2835275"/>
            <wp:effectExtent l="0" t="0" r="6985" b="1460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spacing w:line="360" w:lineRule="auto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点击系统图标进入系统</w:t>
      </w:r>
    </w:p>
    <w:p>
      <w:pPr>
        <w:pStyle w:val="23"/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2145665"/>
            <wp:effectExtent l="0" t="0" r="10795" b="317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5262880" cy="2822575"/>
            <wp:effectExtent l="0" t="0" r="10160" b="12065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pacing w:before="120" w:after="120" w:line="360" w:lineRule="auto"/>
      </w:pPr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微服务服务程序启停</w:t>
      </w:r>
    </w:p>
    <w:p>
      <w:pPr>
        <w:rPr>
          <w:highlight w:val="yellow"/>
        </w:rPr>
      </w:pPr>
      <w:r>
        <w:rPr>
          <w:rFonts w:hint="eastAsia" w:ascii="黑体" w:hAnsi="黑体" w:eastAsia="黑体" w:cs="黑体"/>
          <w:b/>
          <w:bCs/>
          <w:kern w:val="2"/>
          <w:sz w:val="24"/>
          <w:szCs w:val="24"/>
          <w:highlight w:val="yellow"/>
          <w:lang w:val="en-US" w:eastAsia="zh-CN" w:bidi="ar-SA"/>
        </w:rPr>
        <w:t>（微服务说明启停顺序及注意事项）</w:t>
      </w:r>
    </w:p>
    <w:tbl>
      <w:tblPr>
        <w:tblStyle w:val="13"/>
        <w:tblW w:w="84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2591"/>
        <w:gridCol w:w="33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2591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IP</w:t>
            </w:r>
          </w:p>
        </w:tc>
        <w:tc>
          <w:tcPr>
            <w:tcW w:w="3316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命令路径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c-ce-zhst-glxt-0009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192.168.208.96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/data/webapp/carbon/emission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4" w:author="18303" w:date="2025-01-21T14:13:23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35" w:author="18303" w:date="2025-01-21T14:13:23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c-ce-zhst-glxt-0006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36" w:author="18303" w:date="2025-01-21T14:13:23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192.168.208.228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37" w:author="18303" w:date="2025-01-21T14:13:23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/data/webapp/carbon/scheduler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8" w:author="18303" w:date="2025-01-21T14:13:24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39" w:author="18303" w:date="2025-01-21T14:13:24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c-ce-zhst-glxt-0006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40" w:author="18303" w:date="2025-01-21T14:13:24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192.168.208.228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41" w:author="18303" w:date="2025-01-21T14:13:24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/data/webapp/carbon/dict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42" w:author="18303" w:date="2025-01-21T14:13:25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43" w:author="18303" w:date="2025-01-21T14:13:25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c-ce-zhst-glxt-0006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44" w:author="18303" w:date="2025-01-21T14:13:25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192.168.208.228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45" w:author="18303" w:date="2025-01-21T14:13:25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/data/webapp/carbon/general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46" w:author="18303" w:date="2025-01-21T14:13:25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47" w:author="18303" w:date="2025-01-21T14:13:25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c-ce-zhst-glxt-0011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48" w:author="18303" w:date="2025-01-21T14:13:25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192.168.208.180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49" w:author="18303" w:date="2025-01-21T14:13:25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/data/webapp/carbon/notification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50" w:author="18303" w:date="2025-01-21T14:13:26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51" w:author="18303" w:date="2025-01-21T14:13:26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c-ce-zhst-glxt-0007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52" w:author="18303" w:date="2025-01-21T14:13:26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53" w:author="18303" w:date="2025-01-21T14:13:26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54" w:author="18303" w:date="2025-01-21T14:13:37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55" w:author="18303" w:date="2025-01-21T14:13:37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c-ce-zhst-glxt-0007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56" w:author="18303" w:date="2025-01-21T14:13:37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57" w:author="18303" w:date="2025-01-21T14:13:37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58" w:author="18303" w:date="2025-01-21T14:13:38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59" w:author="18303" w:date="2025-01-21T14:13:38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c-ce-zhst-glxt-0009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60" w:author="18303" w:date="2025-01-21T14:13:38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192.168.208.96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61" w:author="18303" w:date="2025-01-21T14:13:38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/data/webapp/carbon/process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62" w:author="18303" w:date="2025-01-21T14:13:39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63" w:author="18303" w:date="2025-01-21T14:13:39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c-ce-zhst-glxt-0007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64" w:author="18303" w:date="2025-01-21T14:13:39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65" w:author="18303" w:date="2025-01-21T14:13:39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/data/webapp/carbon/quota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66" w:author="18303" w:date="2025-01-21T14:13:39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67" w:author="18303" w:date="2025-01-21T14:13:39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c-ce-zhst-glxt-0007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68" w:author="18303" w:date="2025-01-21T14:13:39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69" w:author="18303" w:date="2025-01-21T14:13:39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/data/webapp/carbon/mrv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70" w:author="18303" w:date="2025-01-21T14:13:40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71" w:author="18303" w:date="2025-01-21T14:13:40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c-ce-zhst-glxt-0001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72" w:author="18303" w:date="2025-01-21T14:13:40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192.168.208.212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73" w:author="18303" w:date="2025-01-21T14:13:40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/data/webapp/carbon/statistics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74" w:author="18303" w:date="2025-01-21T14:13:41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75" w:author="18303" w:date="2025-01-21T14:13:41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c-ce-zhst-glxt-0002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76" w:author="18303" w:date="2025-01-21T14:13:41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192.168.208.235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77" w:author="18303" w:date="2025-01-21T14:13:41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/data/webapp/carbon/coal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78" w:author="18303" w:date="2025-01-21T14:13:42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79" w:author="18303" w:date="2025-01-21T14:13:42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c-ce-zhst-glxt-0002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80" w:author="18303" w:date="2025-01-21T14:13:42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192.168.208.235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81" w:author="18303" w:date="2025-01-21T14:13:42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82" w:author="18303" w:date="2025-01-21T14:13:44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83" w:author="18303" w:date="2025-01-21T14:13:44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c-ce-zhst-glxt-0002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84" w:author="18303" w:date="2025-01-21T14:13:44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192.168.208.235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85" w:author="18303" w:date="2025-01-21T14:13:44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/data/webapp/carbon/chemical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86" w:author="18303" w:date="2025-01-21T14:13:45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87" w:author="18303" w:date="2025-01-21T14:13:45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c-ce-zhst-glxt-0001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88" w:author="18303" w:date="2025-01-21T14:13:45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192.168.208.212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89" w:author="18303" w:date="2025-01-21T14:13:45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/data/webapp/carbon/calculation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90" w:author="18303" w:date="2025-01-21T14:13:46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91" w:author="18303" w:date="2025-01-21T14:13:46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c-ce-zhst-glxt-0011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92" w:author="18303" w:date="2025-01-21T14:13:46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192.168.208.180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93" w:author="18303" w:date="2025-01-21T14:13:46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/data/webapp/carbon/gateway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94" w:author="18303" w:date="2025-01-21T14:13:47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95" w:author="18303" w:date="2025-01-21T14:13:47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c-ce-zhst-glxt-0009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96" w:author="18303" w:date="2025-01-21T14:13:47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192.168.208.96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97" w:author="18303" w:date="2025-01-21T14:13:47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/data/webapp/carbon/custom-query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98" w:author="18303" w:date="2025-01-21T14:13:48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99" w:author="18303" w:date="2025-01-21T14:13:48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c-ce-zhst-glxt-0008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00" w:author="18303" w:date="2025-01-21T14:13:48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01" w:author="18303" w:date="2025-01-21T14:13:48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/data/webapp/carbon/homepage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02" w:author="18303" w:date="2025-01-21T14:13:48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103" w:author="18303" w:date="2025-01-21T14:13:48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c-ce-zhst-glxt-0008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04" w:author="18303" w:date="2025-01-21T14:13:48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05" w:author="18303" w:date="2025-01-21T14:13:48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/data/webapp/carbon/peak-mng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06" w:author="18303" w:date="2025-01-21T14:13:52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107" w:author="18303" w:date="2025-01-21T14:13:52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c-ce-zhst-glxt-0008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08" w:author="18303" w:date="2025-01-21T14:13:52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09" w:author="18303" w:date="2025-01-21T14:13:52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/data/webapp/carbon/performance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10" w:author="18303" w:date="2025-01-21T14:13:54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111" w:author="18303" w:date="2025-01-21T14:13:54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c-ce-zhst-glxt-0008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12" w:author="18303" w:date="2025-01-21T14:13:54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13" w:author="18303" w:date="2025-01-21T14:13:54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/data/webapp/carbon/deal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14" w:author="18303" w:date="2025-01-21T14:13:54Z"/>
        </w:trPr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ins w:id="115" w:author="18303" w:date="2025-01-21T14:13:54Z"/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c-ce-zhst-glxt-0011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16" w:author="18303" w:date="2025-01-21T14:13:54Z"/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192.168.208.180</w:t>
            </w:r>
          </w:p>
        </w:tc>
        <w:tc>
          <w:tcPr>
            <w:tcW w:w="331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17" w:author="18303" w:date="2025-01-21T14:13:54Z"/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/data/webapp/carbon/system-config</w:t>
            </w:r>
          </w:p>
        </w:tc>
      </w:tr>
    </w:tbl>
    <w:p>
      <w:pP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</w:pPr>
    </w:p>
    <w:p>
      <w:pPr>
        <w:rPr>
          <w:rFonts w:hint="eastAsia"/>
          <w:lang w:eastAsia="zh-CN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登录堡垒机进入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192.168.208.228</w:t>
      </w:r>
      <w:r>
        <w:rPr>
          <w:rFonts w:hint="eastAsia"/>
          <w:lang w:eastAsia="zh-CN"/>
        </w:rPr>
        <w:t>服务器，进入命令路径</w:t>
      </w: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cd /data/webapp/carbon/dict</w:t>
      </w:r>
    </w:p>
    <w:p>
      <w:pP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</w:pPr>
      <w:r>
        <w:rPr>
          <w:rFonts w:hint="eastAsia"/>
          <w:lang w:val="en-US" w:eastAsia="zh-CN"/>
        </w:rPr>
        <w:t>启动：sh deploy_dict.sh</w:t>
      </w:r>
    </w:p>
    <w:p>
      <w:pP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</w:pPr>
      <w:r>
        <w:rPr>
          <w:rFonts w:hint="eastAsia"/>
          <w:lang w:val="en-US" w:eastAsia="zh-CN"/>
        </w:rPr>
        <w:t>停止：kill -9 PID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重启：sh deploy_dict.sh</w:t>
      </w:r>
    </w:p>
    <w:p>
      <w:pPr>
        <w:pStyle w:val="6"/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</w:pPr>
      <w:r>
        <w:rPr>
          <w:rFonts w:hint="eastAsia"/>
          <w:lang w:val="en-US" w:eastAsia="zh-CN"/>
        </w:rPr>
        <w:t>验证：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ps -ef | grep java</w:t>
      </w:r>
    </w:p>
    <w:p>
      <w:pPr>
        <w:pStyle w:val="6"/>
        <w:rPr>
          <w:rFonts w:hint="eastAsia" w:hAnsi="Times New Roman" w:eastAsia="仿宋" w:cs="Times New Roman"/>
          <w:kern w:val="2"/>
          <w:sz w:val="24"/>
          <w:szCs w:val="22"/>
          <w:highlight w:val="yellow"/>
          <w:lang w:val="en-US" w:eastAsia="zh-CN" w:bidi="ar-SA"/>
        </w:rPr>
      </w:pPr>
      <w:r>
        <w:rPr>
          <w:rFonts w:hint="eastAsia" w:hAnsi="Times New Roman" w:eastAsia="仿宋" w:cs="Times New Roman"/>
          <w:kern w:val="2"/>
          <w:sz w:val="24"/>
          <w:szCs w:val="22"/>
          <w:highlight w:val="yellow"/>
          <w:lang w:val="en-US" w:eastAsia="zh-CN" w:bidi="ar-SA"/>
        </w:rPr>
        <w:t>截图信息：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272405" cy="1397635"/>
            <wp:effectExtent l="0" t="0" r="635" b="444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根据路径进入相关服务文件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265420" cy="2964815"/>
            <wp:effectExtent l="0" t="0" r="7620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68935"/>
            <wp:effectExtent l="0" t="0" r="635" b="1206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执行脚本文件 sh deploy_dict.sh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196840" cy="50292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程序启动成功</w:t>
      </w:r>
    </w:p>
    <w:p>
      <w:pPr>
        <w:pStyle w:val="2"/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807585"/>
            <wp:effectExtent l="0" t="0" r="635" b="82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ps -ef | grep java</w:t>
      </w:r>
    </w:p>
    <w:p>
      <w:pPr>
        <w:pStyle w:val="6"/>
        <w:rPr>
          <w:rFonts w:hint="eastAsia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8595" cy="1645285"/>
            <wp:effectExtent l="0" t="0" r="4445" b="635"/>
            <wp:docPr id="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6"/>
        <w:rPr>
          <w:rFonts w:hint="default" w:hAnsi="Times New Roman" w:eastAsia="仿宋" w:cs="Times New Roman"/>
          <w:kern w:val="2"/>
          <w:sz w:val="24"/>
          <w:szCs w:val="22"/>
          <w:highlight w:val="yellow"/>
          <w:lang w:val="en-US" w:eastAsia="zh-CN" w:bidi="ar-SA"/>
        </w:rPr>
      </w:pPr>
    </w:p>
    <w:p>
      <w:pPr>
        <w:pStyle w:val="5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2" w:name="_Toc1157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Redis服务启停</w:t>
      </w:r>
      <w:bookmarkEnd w:id="12"/>
    </w:p>
    <w:tbl>
      <w:tblPr>
        <w:tblStyle w:val="13"/>
        <w:tblW w:w="84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2591"/>
        <w:gridCol w:w="33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591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IP</w:t>
            </w:r>
          </w:p>
        </w:tc>
        <w:tc>
          <w:tcPr>
            <w:tcW w:w="3327" w:type="dxa"/>
            <w:noWrap w:val="0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top"/>
          </w:tcPr>
          <w:p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c-ce-zhst-glxt-0014</w:t>
            </w:r>
          </w:p>
        </w:tc>
        <w:tc>
          <w:tcPr>
            <w:tcW w:w="2591" w:type="dxa"/>
            <w:noWrap w:val="0"/>
            <w:vAlign w:val="top"/>
          </w:tcPr>
          <w:p>
            <w:pPr>
              <w:rPr>
                <w:rFonts w:hint="eastAsia" w:eastAsia="宋体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color w:val="auto"/>
                <w:vertAlign w:val="baseline"/>
                <w:lang w:val="en-US" w:eastAsia="zh-CN"/>
              </w:rPr>
              <w:t>192.168.208.70</w:t>
            </w:r>
          </w:p>
        </w:tc>
        <w:tc>
          <w:tcPr>
            <w:tcW w:w="3327" w:type="dxa"/>
            <w:noWrap w:val="0"/>
            <w:vAlign w:val="top"/>
          </w:tcPr>
          <w:p>
            <w:pPr>
              <w:rPr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1"/>
                <w:szCs w:val="18"/>
                <w:lang w:val="en-US" w:eastAsia="zh-CN"/>
              </w:rPr>
              <w:t>/data/server/camConfig</w:t>
            </w:r>
          </w:p>
        </w:tc>
      </w:tr>
    </w:tbl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Times New Roman"/>
          <w:b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  <w:shd w:val="clear" w:color="FFFFFF" w:fill="D9D9D9"/>
        </w:rPr>
        <w:t>操作描述：启动Redis服务</w:t>
      </w:r>
    </w:p>
    <w:p>
      <w:pPr>
        <w:rPr>
          <w:rFonts w:hint="eastAsia"/>
          <w:lang w:val="en-US" w:eastAsia="zh-CN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登录堡垒机进入</w:t>
      </w:r>
      <w:r>
        <w:rPr>
          <w:rFonts w:hint="eastAsia" w:eastAsia="宋体"/>
          <w:color w:val="auto"/>
          <w:vertAlign w:val="baseline"/>
          <w:lang w:val="en-US" w:eastAsia="zh-CN"/>
        </w:rPr>
        <w:t>192.168.208.70</w:t>
      </w:r>
      <w:r>
        <w:rPr>
          <w:rFonts w:hint="eastAsia"/>
          <w:lang w:eastAsia="zh-CN"/>
        </w:rPr>
        <w:t>服务器，进入命令路径</w:t>
      </w:r>
    </w:p>
    <w:p>
      <w:pP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</w:pPr>
      <w:r>
        <w:rPr>
          <w:rFonts w:hint="eastAsia"/>
          <w:lang w:val="en-US" w:eastAsia="zh-CN"/>
        </w:rPr>
        <w:t xml:space="preserve">启动：redis-server </w:t>
      </w:r>
      <w:r>
        <w:rPr>
          <w:rFonts w:hint="eastAsia" w:eastAsia="宋体" w:cs="Times New Roman"/>
          <w:color w:val="auto"/>
          <w:sz w:val="21"/>
          <w:szCs w:val="18"/>
          <w:lang w:val="en-US" w:eastAsia="zh-CN"/>
        </w:rPr>
        <w:t>/data/server/camConfig/</w:t>
      </w:r>
      <w:r>
        <w:rPr>
          <w:rFonts w:hint="eastAsia"/>
          <w:lang w:val="en-US" w:eastAsia="zh-CN"/>
        </w:rPr>
        <w:t>redis.conf</w:t>
      </w:r>
    </w:p>
    <w:p>
      <w:pP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</w:pPr>
      <w:r>
        <w:rPr>
          <w:rFonts w:hint="eastAsia"/>
          <w:lang w:val="en-US" w:eastAsia="zh-CN"/>
        </w:rPr>
        <w:t>停止：redis-cli shutdown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重启：redis-server </w:t>
      </w:r>
      <w:r>
        <w:rPr>
          <w:rFonts w:hint="eastAsia" w:eastAsia="宋体" w:cs="Times New Roman"/>
          <w:color w:val="auto"/>
          <w:sz w:val="21"/>
          <w:szCs w:val="18"/>
          <w:lang w:val="en-US" w:eastAsia="zh-CN"/>
        </w:rPr>
        <w:t>/data/server/camConfig/</w:t>
      </w:r>
      <w:r>
        <w:rPr>
          <w:rFonts w:hint="eastAsia"/>
          <w:lang w:val="en-US" w:eastAsia="zh-CN"/>
        </w:rPr>
        <w:t>redis.conf</w:t>
      </w:r>
    </w:p>
    <w:p>
      <w:pPr>
        <w:pStyle w:val="6"/>
        <w:rPr>
          <w:rFonts w:hint="eastAsia" w:ascii="Times New Roman" w:hAnsi="Times New Roman" w:eastAsia="仿宋" w:cs="Times New Roman"/>
          <w:kern w:val="2"/>
          <w:sz w:val="24"/>
          <w:szCs w:val="22"/>
          <w:lang w:val="en-US" w:eastAsia="zh-CN" w:bidi="ar-SA"/>
        </w:rPr>
      </w:pPr>
      <w:r>
        <w:rPr>
          <w:rFonts w:hint="eastAsia"/>
          <w:lang w:val="en-US" w:eastAsia="zh-CN"/>
        </w:rPr>
        <w:t>验证：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zh-CN" w:eastAsia="zh-CN" w:bidi="ar-SA"/>
        </w:rPr>
        <w:t>ps -ef | grep java</w:t>
      </w:r>
    </w:p>
    <w:p>
      <w:pPr>
        <w:pStyle w:val="5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3" w:name="_Toc27114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相关日志</w:t>
      </w:r>
      <w:bookmarkEnd w:id="13"/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69" w:afterLines="150"/>
        <w:jc w:val="left"/>
        <w:textAlignment w:val="auto"/>
        <w:rPr>
          <w:rFonts w:hint="eastAsia" w:hAnsi="Times New Roman" w:eastAsia="仿宋" w:cs="Times New Roman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2"/>
          <w:lang w:val="en-US" w:eastAsia="zh-CN" w:bidi="ar-SA"/>
        </w:rPr>
        <w:t>每个模块日志文件存放路径&lt;模块jar包目录&gt;\logs,每种日志按天存储</w:t>
      </w:r>
      <w:r>
        <w:rPr>
          <w:rFonts w:hint="eastAsia" w:hAnsi="Times New Roman" w:eastAsia="仿宋" w:cs="Times New Roman"/>
          <w:kern w:val="2"/>
          <w:sz w:val="24"/>
          <w:szCs w:val="22"/>
          <w:lang w:val="en-US" w:eastAsia="zh-CN" w:bidi="ar-SA"/>
        </w:rPr>
        <w:t>。</w:t>
      </w:r>
    </w:p>
    <w:tbl>
      <w:tblPr>
        <w:tblStyle w:val="13"/>
        <w:tblW w:w="84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2591"/>
        <w:gridCol w:w="33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应用名称</w:t>
            </w:r>
          </w:p>
        </w:tc>
        <w:tc>
          <w:tcPr>
            <w:tcW w:w="2591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IP</w:t>
            </w:r>
          </w:p>
        </w:tc>
        <w:tc>
          <w:tcPr>
            <w:tcW w:w="3348" w:type="dxa"/>
            <w:noWrap w:val="0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日志路径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emission-data-query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192.168.208.96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/data/webapp/carbon/emission/logs/emission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basic-scheduler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192.168.208.228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/data/webapp/carbon/scheduler/logs/scheduler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dict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192.168.208.228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/data/webapp/carbon/dict/logs/dict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general-config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192.168.208.228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/data/webapp/carbon/general/logs/general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ccer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192.168.208.228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/data/webapp/carbon/ccer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notification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192.168.208.180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/data/webapp/carbon/notification/logs/notification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org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/data/webapp/carbon/org/logs/org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file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/data/webapp/carbon/file/logs/file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process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192.168.208.96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/data/webapp/carbon/process/logs/process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quota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/data/webapp/carbon/quota/logs/quota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mrv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/data/webapp/carbon/mrv/logs/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statistics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192.168.208.212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/data/webapp/carbon/statistics/logs/statistics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coal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192.168.208.235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/data/webapp/carbon/coal/logs/coal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transport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192.168.208.235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/data/webapp/carbon/transport/logs/transport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chemical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192.168.208.235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/data/webapp/carbon/chemical/logs/chemical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power-calculation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192.168.208.212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/data/webapp/carbon/calculation/logs/calculation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gateway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192.168.208.180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/data/webapp/carbon/gateway/logs/gateway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custom-query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192.168.208.96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/data/webapp/carbon/custom-query/logs/custom-query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homepage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/data/webapp/carbon/homepage/logs/homepage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emission-peak-mng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/data/webapp/carbon/peak-mng/logs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performance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/data/webapp/carbon/performance/logs/performance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deal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/data/webapp/carbon/deal/logs/deal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system-config</w:t>
            </w:r>
          </w:p>
        </w:tc>
        <w:tc>
          <w:tcPr>
            <w:tcW w:w="259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192.168.208.180</w:t>
            </w:r>
          </w:p>
        </w:tc>
        <w:tc>
          <w:tcPr>
            <w:tcW w:w="33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/data/webapp/carbon/system-config/logs/system-config</w:t>
            </w:r>
          </w:p>
        </w:tc>
      </w:tr>
    </w:tbl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69" w:afterLines="150"/>
        <w:ind w:firstLine="420" w:firstLineChars="0"/>
        <w:jc w:val="left"/>
        <w:textAlignment w:val="auto"/>
        <w:rPr>
          <w:rFonts w:hint="eastAsia" w:hAnsi="Times New Roman" w:eastAsia="仿宋" w:cs="Times New Roman"/>
          <w:kern w:val="2"/>
          <w:sz w:val="24"/>
          <w:szCs w:val="22"/>
          <w:lang w:val="en-US" w:eastAsia="zh-CN" w:bidi="ar-SA"/>
        </w:rPr>
      </w:pPr>
    </w:p>
    <w:p>
      <w:pPr>
        <w:pStyle w:val="4"/>
        <w:spacing w:before="120" w:after="120" w:line="360" w:lineRule="auto"/>
        <w:outlineLvl w:val="1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24"/>
          <w:lang w:val="en-US" w:eastAsia="zh-CN" w:bidi="ar-SA"/>
        </w:rPr>
        <w:t xml:space="preserve"> </w:t>
      </w:r>
      <w:bookmarkStart w:id="14" w:name="_Toc27197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日常巡检</w:t>
      </w:r>
      <w:bookmarkEnd w:id="14"/>
    </w:p>
    <w:p>
      <w:pPr>
        <w:pStyle w:val="5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5" w:name="_Toc1131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服务器资源</w:t>
      </w:r>
      <w:bookmarkEnd w:id="15"/>
    </w:p>
    <w:p>
      <w:pPr>
        <w:keepNext w:val="0"/>
        <w:keepLines w:val="0"/>
        <w:pageBreakBefore w:val="0"/>
        <w:widowControl w:val="0"/>
        <w:tabs>
          <w:tab w:val="left" w:pos="59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2"/>
          <w:lang w:val="en-US" w:eastAsia="zh-CN" w:bidi="ar-SA"/>
        </w:rPr>
        <w:t>查看服务器cpu、内存、负载等情况，登录zabbix监控仪表盘查看：</w:t>
      </w:r>
    </w:p>
    <w:p>
      <w:pPr>
        <w:pStyle w:val="6"/>
        <w:rPr>
          <w:rFonts w:hint="default"/>
          <w:highlight w:val="yellow"/>
          <w:lang w:val="en-US" w:eastAsia="zh-CN"/>
        </w:rPr>
      </w:pPr>
      <w:r>
        <w:rPr>
          <w:rFonts w:hint="eastAsia" w:hAnsi="Times New Roman" w:eastAsia="仿宋" w:cs="Times New Roman"/>
          <w:kern w:val="2"/>
          <w:sz w:val="24"/>
          <w:szCs w:val="22"/>
          <w:highlight w:val="yellow"/>
          <w:lang w:val="en-US" w:eastAsia="zh-CN" w:bidi="ar-SA"/>
        </w:rPr>
        <w:t>截图信息：</w:t>
      </w:r>
    </w:p>
    <w:p>
      <w:pPr>
        <w:pStyle w:val="6"/>
        <w:outlineLvl w:val="9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69" w:afterLines="150"/>
        <w:textAlignment w:val="auto"/>
      </w:pPr>
    </w:p>
    <w:p>
      <w:pPr>
        <w:pStyle w:val="5"/>
        <w:spacing w:before="120" w:after="120" w:line="360" w:lineRule="auto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6" w:name="_Toc7777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服务器磁盘空间</w:t>
      </w:r>
      <w:bookmarkEnd w:id="16"/>
    </w:p>
    <w:p>
      <w:pPr>
        <w:keepNext w:val="0"/>
        <w:keepLines w:val="0"/>
        <w:pageBreakBefore w:val="0"/>
        <w:widowControl w:val="0"/>
        <w:tabs>
          <w:tab w:val="left" w:pos="59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2"/>
          <w:lang w:val="en-US" w:eastAsia="zh-CN" w:bidi="ar-SA"/>
        </w:rPr>
        <w:t>查看服务空间是否占满，若空间达到95%，需要联系存储工程师增加存储空间。</w:t>
      </w:r>
    </w:p>
    <w:p>
      <w:pPr>
        <w:pStyle w:val="6"/>
        <w:rPr>
          <w:rFonts w:hint="eastAsia"/>
          <w:lang w:val="en-US" w:eastAsia="zh-CN"/>
        </w:rPr>
      </w:pPr>
      <w:ins w:id="118" w:author="ZXR" w:date="2025-01-20T17:40:14Z">
        <w:r>
          <w:rPr/>
          <w:drawing>
            <wp:inline distT="0" distB="0" distL="114300" distR="114300">
              <wp:extent cx="5269230" cy="3098165"/>
              <wp:effectExtent l="0" t="0" r="1270" b="635"/>
              <wp:docPr id="2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1"/>
                      <pic:cNvPicPr>
                        <a:picLocks noChangeAspect="1"/>
                      </pic:cNvPicPr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9230" cy="3098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rPr>
          <w:ins w:id="120" w:author="18303" w:date="2025-01-21T10:39:14Z"/>
        </w:rPr>
      </w:pPr>
      <w:ins w:id="121" w:author="18303" w:date="2025-01-21T10:39:11Z">
        <w:r>
          <w:rPr/>
          <w:drawing>
            <wp:inline distT="0" distB="0" distL="114300" distR="114300">
              <wp:extent cx="5268595" cy="3545840"/>
              <wp:effectExtent l="0" t="0" r="4445" b="5080"/>
              <wp:docPr id="6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图片 2"/>
                      <pic:cNvPicPr>
                        <a:picLocks noChangeAspect="1"/>
                      </pic:cNvPicPr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8595" cy="3545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2"/>
        <w:ind w:left="0"/>
        <w:jc w:val="both"/>
        <w:rPr>
          <w:ins w:id="123" w:author="18303" w:date="2025-01-21T10:40:35Z"/>
        </w:rPr>
      </w:pPr>
      <w:ins w:id="124" w:author="18303" w:date="2025-01-21T10:40:33Z">
        <w:r>
          <w:rPr/>
          <w:drawing>
            <wp:inline distT="0" distB="0" distL="114300" distR="114300">
              <wp:extent cx="5272405" cy="3148330"/>
              <wp:effectExtent l="0" t="0" r="635" b="6350"/>
              <wp:docPr id="7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图片 3"/>
                      <pic:cNvPicPr>
                        <a:picLocks noChangeAspect="1"/>
                      </pic:cNvPicPr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2405" cy="3148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rPr>
          <w:ins w:id="126" w:author="18303" w:date="2025-01-21T10:41:18Z"/>
        </w:rPr>
      </w:pPr>
      <w:ins w:id="127" w:author="18303" w:date="2025-01-21T10:41:12Z">
        <w:r>
          <w:rPr/>
          <w:drawing>
            <wp:inline distT="0" distB="0" distL="114300" distR="114300">
              <wp:extent cx="5268595" cy="3848100"/>
              <wp:effectExtent l="0" t="0" r="4445" b="7620"/>
              <wp:docPr id="8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图片 4"/>
                      <pic:cNvPicPr>
                        <a:picLocks noChangeAspect="1"/>
                      </pic:cNvPicPr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8595" cy="3848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2"/>
        <w:ind w:left="0"/>
        <w:jc w:val="both"/>
        <w:rPr>
          <w:ins w:id="129" w:author="18303" w:date="2025-01-21T10:41:54Z"/>
        </w:rPr>
      </w:pPr>
      <w:ins w:id="130" w:author="18303" w:date="2025-01-21T10:41:52Z">
        <w:r>
          <w:rPr/>
          <w:drawing>
            <wp:inline distT="0" distB="0" distL="114300" distR="114300">
              <wp:extent cx="5267960" cy="3381375"/>
              <wp:effectExtent l="0" t="0" r="5080" b="1905"/>
              <wp:docPr id="15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图片 5"/>
                      <pic:cNvPicPr>
                        <a:picLocks noChangeAspect="1"/>
                      </pic:cNvPicPr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7960" cy="3381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rPr>
          <w:ins w:id="132" w:author="18303" w:date="2025-01-21T10:42:38Z"/>
        </w:rPr>
      </w:pPr>
      <w:ins w:id="133" w:author="18303" w:date="2025-01-21T10:42:32Z">
        <w:r>
          <w:rPr/>
          <w:drawing>
            <wp:inline distT="0" distB="0" distL="114300" distR="114300">
              <wp:extent cx="5268595" cy="3338830"/>
              <wp:effectExtent l="0" t="0" r="4445" b="13970"/>
              <wp:docPr id="21" name="图片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图片 6"/>
                      <pic:cNvPicPr>
                        <a:picLocks noChangeAspect="1"/>
                      </pic:cNvPicPr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8595" cy="3338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2"/>
        <w:ind w:left="0"/>
        <w:jc w:val="both"/>
        <w:rPr>
          <w:ins w:id="135" w:author="18303" w:date="2025-01-21T10:41:21Z"/>
        </w:rPr>
      </w:pPr>
    </w:p>
    <w:p>
      <w:pPr>
        <w:pStyle w:val="2"/>
        <w:ind w:left="0"/>
        <w:jc w:val="both"/>
        <w:rPr>
          <w:ins w:id="136" w:author="18303" w:date="2025-01-21T10:43:45Z"/>
        </w:rPr>
      </w:pPr>
      <w:ins w:id="137" w:author="18303" w:date="2025-01-21T10:43:19Z">
        <w:r>
          <w:rPr/>
          <w:drawing>
            <wp:inline distT="0" distB="0" distL="114300" distR="114300">
              <wp:extent cx="5271135" cy="3427730"/>
              <wp:effectExtent l="0" t="0" r="1905" b="1270"/>
              <wp:docPr id="22" name="图片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图片 7"/>
                      <pic:cNvPicPr>
                        <a:picLocks noChangeAspect="1"/>
                      </pic:cNvPicPr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1135" cy="3427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rPr>
          <w:ins w:id="139" w:author="18303" w:date="2025-01-21T10:44:14Z"/>
        </w:rPr>
      </w:pPr>
      <w:ins w:id="140" w:author="18303" w:date="2025-01-21T10:44:12Z">
        <w:r>
          <w:rPr/>
          <w:drawing>
            <wp:inline distT="0" distB="0" distL="114300" distR="114300">
              <wp:extent cx="5268595" cy="3499485"/>
              <wp:effectExtent l="0" t="0" r="4445" b="5715"/>
              <wp:docPr id="25" name="图片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" name="图片 8"/>
                      <pic:cNvPicPr>
                        <a:picLocks noChangeAspect="1"/>
                      </pic:cNvPicPr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8595" cy="3499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2"/>
        <w:ind w:left="0"/>
        <w:jc w:val="both"/>
        <w:rPr>
          <w:ins w:id="142" w:author="18303" w:date="2025-01-21T10:44:46Z"/>
        </w:rPr>
      </w:pPr>
      <w:ins w:id="143" w:author="18303" w:date="2025-01-21T10:44:41Z">
        <w:r>
          <w:rPr/>
          <w:drawing>
            <wp:inline distT="0" distB="0" distL="114300" distR="114300">
              <wp:extent cx="5267325" cy="3305175"/>
              <wp:effectExtent l="0" t="0" r="5715" b="1905"/>
              <wp:docPr id="26" name="图片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" name="图片 9"/>
                      <pic:cNvPicPr>
                        <a:picLocks noChangeAspect="1"/>
                      </pic:cNvPicPr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7325" cy="3305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rPr>
          <w:ins w:id="145" w:author="18303" w:date="2025-01-21T10:45:21Z"/>
        </w:rPr>
      </w:pPr>
      <w:ins w:id="146" w:author="18303" w:date="2025-01-21T10:45:18Z">
        <w:r>
          <w:rPr/>
          <w:drawing>
            <wp:inline distT="0" distB="0" distL="114300" distR="114300">
              <wp:extent cx="5273675" cy="3387725"/>
              <wp:effectExtent l="0" t="0" r="14605" b="10795"/>
              <wp:docPr id="27" name="图片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" name="图片 10"/>
                      <pic:cNvPicPr>
                        <a:picLocks noChangeAspect="1"/>
                      </pic:cNvPicPr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3675" cy="338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2"/>
        <w:ind w:left="0"/>
        <w:jc w:val="both"/>
        <w:rPr>
          <w:ins w:id="148" w:author="18303" w:date="2025-01-21T10:45:57Z"/>
        </w:rPr>
      </w:pPr>
      <w:r>
        <w:drawing>
          <wp:inline distT="0" distB="0" distL="114300" distR="114300">
            <wp:extent cx="5173980" cy="3756660"/>
            <wp:effectExtent l="0" t="0" r="762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ins w:id="149" w:author="18303" w:date="2025-01-21T10:46:21Z"/>
        </w:rPr>
      </w:pPr>
      <w:ins w:id="150" w:author="18303" w:date="2025-01-21T10:46:17Z">
        <w:r>
          <w:rPr/>
          <w:drawing>
            <wp:inline distT="0" distB="0" distL="114300" distR="114300">
              <wp:extent cx="5267960" cy="3434715"/>
              <wp:effectExtent l="0" t="0" r="5080" b="9525"/>
              <wp:docPr id="29" name="图片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9" name="图片 12"/>
                      <pic:cNvPicPr>
                        <a:picLocks noChangeAspect="1"/>
                      </pic:cNvPicPr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7960" cy="3434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2"/>
        <w:ind w:left="0"/>
        <w:jc w:val="both"/>
        <w:rPr>
          <w:ins w:id="152" w:author="18303" w:date="2025-01-21T10:46:55Z"/>
        </w:rPr>
      </w:pPr>
      <w:ins w:id="153" w:author="18303" w:date="2025-01-21T10:46:53Z">
        <w:r>
          <w:rPr/>
          <w:drawing>
            <wp:inline distT="0" distB="0" distL="114300" distR="114300">
              <wp:extent cx="5271135" cy="3178175"/>
              <wp:effectExtent l="0" t="0" r="1905" b="6985"/>
              <wp:docPr id="30" name="图片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图片 13"/>
                      <pic:cNvPicPr>
                        <a:picLocks noChangeAspect="1"/>
                      </pic:cNvPicPr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1135" cy="317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ins w:id="155" w:author="18303" w:date="2025-01-21T10:47:26Z">
        <w:r>
          <w:rPr/>
          <w:drawing>
            <wp:inline distT="0" distB="0" distL="114300" distR="114300">
              <wp:extent cx="5268595" cy="3366135"/>
              <wp:effectExtent l="0" t="0" r="4445" b="1905"/>
              <wp:docPr id="31" name="图片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1" name="图片 14"/>
                      <pic:cNvPicPr>
                        <a:picLocks noChangeAspect="1"/>
                      </pic:cNvPicPr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8595" cy="3366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5"/>
        <w:spacing w:before="120" w:after="120" w:line="360" w:lineRule="auto"/>
      </w:pPr>
      <w:bookmarkStart w:id="17" w:name="_Toc10546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登录系统验证</w:t>
      </w:r>
      <w:bookmarkEnd w:id="1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69" w:afterLines="150" w:line="360" w:lineRule="auto"/>
        <w:ind w:firstLine="480" w:firstLineChars="200"/>
        <w:jc w:val="left"/>
        <w:textAlignment w:val="auto"/>
        <w:rPr>
          <w:rFonts w:ascii="仿宋_GB2312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2"/>
          <w:lang w:val="en-US" w:eastAsia="zh-CN" w:bidi="ar-SA"/>
        </w:rPr>
        <w:t>通过浏览器访问</w:t>
      </w:r>
      <w:r>
        <w:rPr>
          <w:rFonts w:hint="eastAsia"/>
        </w:rPr>
        <w:t>http://smart-carbon.chnenergy.com.cn/platform</w:t>
      </w:r>
      <w:r>
        <w:rPr>
          <w:rFonts w:hint="eastAsia" w:ascii="Times New Roman" w:hAnsi="Times New Roman" w:eastAsia="仿宋" w:cs="Times New Roman"/>
          <w:kern w:val="2"/>
          <w:sz w:val="24"/>
          <w:szCs w:val="22"/>
          <w:lang w:val="en-US" w:eastAsia="zh-CN" w:bidi="ar-SA"/>
        </w:rPr>
        <w:t>,使用管理员帐号登录系统，点击平台各菜单项，查看对应页面的加载情况，确认系统的各个页面能够正常加载。</w:t>
      </w:r>
    </w:p>
    <w:p>
      <w:pPr>
        <w:pStyle w:val="4"/>
        <w:spacing w:before="120" w:after="120" w:line="360" w:lineRule="auto"/>
        <w:outlineLvl w:val="1"/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24"/>
          <w:lang w:val="en-US" w:eastAsia="zh-CN" w:bidi="ar-SA"/>
        </w:rPr>
      </w:pPr>
      <w:bookmarkStart w:id="18" w:name="_Toc2067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附录服务器列表</w:t>
      </w:r>
      <w:bookmarkEnd w:id="18"/>
    </w:p>
    <w:tbl>
      <w:tblPr>
        <w:tblStyle w:val="13"/>
        <w:tblW w:w="89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9"/>
        <w:gridCol w:w="2177"/>
        <w:gridCol w:w="3176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Book Antiqua" w:hAnsi="Book Antiqua" w:eastAsia="宋体" w:cs="Times New Roman"/>
                <w:b/>
                <w:bCs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Book Antiqua" w:hAnsi="Book Antiqua" w:eastAsia="宋体" w:cs="Times New Roman"/>
                <w:b/>
                <w:bCs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用途</w:t>
            </w:r>
          </w:p>
        </w:tc>
        <w:tc>
          <w:tcPr>
            <w:tcW w:w="31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Book Antiqua" w:hAnsi="Book Antiqua" w:eastAsia="宋体" w:cs="Times New Roman"/>
                <w:b/>
                <w:bCs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安装介质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Book Antiqua" w:hAnsi="Book Antiqua" w:eastAsia="宋体" w:cs="Times New Roman"/>
                <w:b/>
                <w:bCs/>
                <w:kern w:val="0"/>
                <w:sz w:val="22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192.168.208.96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排放查询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57" w:author="ZXR" w:date="2025-01-20T17:41:08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192.168.208.228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定时任务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ins w:id="158" w:author="18303" w:date="2025-01-21T10:26:19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192.168.208.228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字典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ins w:id="159" w:author="18303" w:date="2025-01-21T10:26:20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192.168.208.228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常规配置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ins w:id="160" w:author="18303" w:date="2025-01-21T10:26:23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192.168.208.228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ccer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ins w:id="161" w:author="18303" w:date="2025-01-21T10:26:24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192.168.208.180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通知公告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ins w:id="162" w:author="18303" w:date="2025-01-21T10:26:24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组织机构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ins w:id="163" w:author="18303" w:date="2025-01-21T10:26:49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64" w:author="18303" w:date="2025-01-21T10:26:48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192.168.208.96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流程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65" w:author="18303" w:date="2025-01-21T10:26:48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配额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66" w:author="18303" w:date="2025-01-21T10:26:47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192.168.208.136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mrv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67" w:author="18303" w:date="2025-01-21T10:26:46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192.168.208.212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统计分析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68" w:author="18303" w:date="2025-01-21T10:26:46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192.168.208.235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煤炭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69" w:author="18303" w:date="2025-01-21T10:26:45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192.168.208.235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运输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70" w:author="18303" w:date="2025-01-21T10:26:44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192.168.208.235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化工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71" w:author="18303" w:date="2025-01-21T10:26:44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192.168.208.212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火电计算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72" w:author="18303" w:date="2025-01-21T10:26:43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192.168.208.180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73" w:author="18303" w:date="2025-01-21T10:26:41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192.168.208.96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自定义查询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74" w:author="18303" w:date="2025-01-21T10:26:40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首页展示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75" w:author="18303" w:date="2025-01-21T10:26:40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达峰管理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76" w:author="18303" w:date="2025-01-21T10:26:39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履约管理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77" w:author="18303" w:date="2025-01-21T10:26:38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192.168.208.186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交易管理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78" w:author="18303" w:date="2025-01-21T10:26:38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192.168.208.180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nacos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79" w:author="18303" w:date="2025-01-21T10:26:37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192.168.208.70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Redis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80" w:author="18303" w:date="2025-01-21T10:26:36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192.168.208.251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minio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81" w:author="18303" w:date="2025-01-21T10:26:35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192.168.208.172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消息队列、报表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82" w:author="18303" w:date="2025-01-21T10:26:35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192.168.208.119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平台服务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83" w:author="18303" w:date="2025-01-21T10:26:34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80/8080/8008/5432/8010/8848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192.168.208.251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kkfileview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84" w:author="18303" w:date="2025-01-21T10:26:33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192.168.208.180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系统任务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85" w:author="18303" w:date="2025-01-21T10:26:33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192.168.208.129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邮电大模型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86" w:author="18303" w:date="2025-01-21T10:26:32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192.168.208.231</w:t>
            </w:r>
          </w:p>
        </w:tc>
        <w:tc>
          <w:tcPr>
            <w:tcW w:w="217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nginx</w:t>
            </w:r>
          </w:p>
        </w:tc>
        <w:tc>
          <w:tcPr>
            <w:tcW w:w="3176" w:type="dxa"/>
            <w:vAlign w:val="center"/>
          </w:tcPr>
          <w:p>
            <w:pPr>
              <w:jc w:val="center"/>
              <w:rPr>
                <w:rStyle w:val="21"/>
                <w:rFonts w:hint="default" w:ascii="Times New Roman" w:hAnsi="Times New Roman" w:eastAsia="等线" w:cs="Times New Roman"/>
                <w:b w:val="0"/>
                <w:bCs/>
                <w:kern w:val="0"/>
                <w:sz w:val="21"/>
                <w:szCs w:val="21"/>
                <w:lang w:val="en-US" w:eastAsia="zh-CN"/>
              </w:rPr>
            </w:pPr>
            <w:ins w:id="187" w:author="18303" w:date="2025-01-21T10:26:31Z">
              <w:r>
                <w:rPr>
                  <w:rStyle w:val="21"/>
                  <w:rFonts w:hint="eastAsia" w:ascii="Times New Roman" w:hAnsi="Times New Roman" w:eastAsia="等线" w:cs="Times New Roman"/>
                  <w:b w:val="0"/>
                  <w:bCs/>
                  <w:kern w:val="0"/>
                  <w:sz w:val="21"/>
                  <w:szCs w:val="21"/>
                  <w:lang w:val="en-US" w:eastAsia="zh-CN"/>
                </w:rPr>
                <w:t>JVM</w:t>
              </w:r>
            </w:ins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8090</w:t>
            </w:r>
          </w:p>
        </w:tc>
      </w:tr>
    </w:tbl>
    <w:p>
      <w:pPr>
        <w:spacing w:line="360" w:lineRule="auto"/>
      </w:pPr>
    </w:p>
    <w:sectPr>
      <w:headerReference r:id="rId3" w:type="default"/>
      <w:pgSz w:w="11906" w:h="16838"/>
      <w:pgMar w:top="1440" w:right="1800" w:bottom="1440" w:left="1800" w:header="113" w:footer="799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仿宋">
    <w:altName w:val="汉仪仿宋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汉仪仿宋KW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Book Antiqua">
    <w:altName w:val="Georgia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Noto Sans Symbols2">
    <w:panose1 w:val="020B0502040504020204"/>
    <w:charset w:val="00"/>
    <w:family w:val="auto"/>
    <w:pitch w:val="default"/>
    <w:sig w:usb0="80000003" w:usb1="0200E3E4" w:usb2="00040020" w:usb3="0580A048" w:csb0="0000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  <w:jc w:val="both"/>
      <w:rPr>
        <w:rFonts w:hint="default"/>
        <w:lang w:val="en-US"/>
      </w:rPr>
    </w:pPr>
    <w:r>
      <w:rPr>
        <w:rFonts w:hint="eastAsia" w:ascii="宋体" w:hAnsi="宋体" w:cs="Arial"/>
        <w:sz w:val="16"/>
        <w:szCs w:val="16"/>
      </w:rPr>
      <w:drawing>
        <wp:inline distT="0" distB="0" distL="114300" distR="114300">
          <wp:extent cx="1581150" cy="533400"/>
          <wp:effectExtent l="0" t="0" r="0" b="0"/>
          <wp:docPr id="24" name="图片 3" descr="TIM图片20180529140846 - 副本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图片 3" descr="TIM图片20180529140846 - 副本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11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  <w:r>
      <w:rPr>
        <w:rFonts w:hint="eastAsia" w:ascii="宋体" w:hAnsi="宋体" w:cs="Arial"/>
        <w:sz w:val="16"/>
        <w:szCs w:val="16"/>
        <w:lang w:val="en-US" w:eastAsia="zh-CN"/>
      </w:rPr>
      <w:t xml:space="preserve">                                    </w:t>
    </w:r>
    <w:r>
      <w:rPr>
        <w:rFonts w:hint="eastAsia" w:ascii="宋体" w:hAnsi="宋体" w:cs="Arial"/>
        <w:sz w:val="18"/>
        <w:szCs w:val="18"/>
        <w:lang w:val="en-US" w:eastAsia="zh-CN"/>
      </w:rPr>
      <w:t>集团智慧双碳管理信息系统运维手册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97E26"/>
    <w:multiLevelType w:val="multilevel"/>
    <w:tmpl w:val="0D397E26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47E7222F"/>
    <w:multiLevelType w:val="multilevel"/>
    <w:tmpl w:val="47E7222F"/>
    <w:lvl w:ilvl="0" w:tentative="0">
      <w:start w:val="1"/>
      <w:numFmt w:val="decimal"/>
      <w:pStyle w:val="3"/>
      <w:suff w:val="space"/>
      <w:lvlText w:val="第%1章"/>
      <w:lvlJc w:val="left"/>
      <w:pPr>
        <w:ind w:left="0" w:firstLine="0"/>
      </w:pPr>
      <w:rPr>
        <w:rFonts w:hint="default" w:eastAsia="宋体"/>
        <w:b/>
        <w:i w:val="0"/>
        <w:sz w:val="36"/>
        <w:szCs w:val="36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 w:ascii="宋体" w:hAnsi="微软雅黑" w:eastAsia="宋体"/>
        <w:b/>
        <w:i w:val="0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 w:ascii="宋体" w:hAnsi="微软雅黑" w:eastAsia="宋体"/>
        <w:b/>
        <w:i w:val="0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 w:ascii="宋体" w:hAnsi="微软雅黑" w:eastAsia="宋体"/>
        <w:b/>
        <w:i w:val="0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 w:ascii="宋体" w:hAnsi="微软雅黑" w:eastAsia="宋体"/>
        <w:b/>
        <w:i w:val="0"/>
        <w:sz w:val="24"/>
        <w:szCs w:val="24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 w:ascii="宋体" w:hAnsi="微软雅黑" w:eastAsia="宋体"/>
        <w:b w:val="0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eastAsia" w:ascii="宋体" w:hAnsi="宋体" w:eastAsia="宋体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18303">
    <w15:presenceInfo w15:providerId="None" w15:userId="18303"/>
  </w15:person>
  <w15:person w15:author="ZXR">
    <w15:presenceInfo w15:providerId="None" w15:userId="ZX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D7A52"/>
    <w:rsid w:val="009C0695"/>
    <w:rsid w:val="013A0D79"/>
    <w:rsid w:val="02460FD5"/>
    <w:rsid w:val="025F4662"/>
    <w:rsid w:val="034A5312"/>
    <w:rsid w:val="037F3D9D"/>
    <w:rsid w:val="04070191"/>
    <w:rsid w:val="06B0680B"/>
    <w:rsid w:val="06DC10A9"/>
    <w:rsid w:val="09F879EB"/>
    <w:rsid w:val="0A5002F7"/>
    <w:rsid w:val="0AEB4DCE"/>
    <w:rsid w:val="0BFD4129"/>
    <w:rsid w:val="0CA279B5"/>
    <w:rsid w:val="0ECC4369"/>
    <w:rsid w:val="0F7A7366"/>
    <w:rsid w:val="0F7B02F4"/>
    <w:rsid w:val="0F8A6A96"/>
    <w:rsid w:val="105D4096"/>
    <w:rsid w:val="11C46F35"/>
    <w:rsid w:val="12887F77"/>
    <w:rsid w:val="135350C1"/>
    <w:rsid w:val="17DD73F2"/>
    <w:rsid w:val="1A1D4FC7"/>
    <w:rsid w:val="1AB91BF2"/>
    <w:rsid w:val="1B1F0A7B"/>
    <w:rsid w:val="1B4E745B"/>
    <w:rsid w:val="1B60171F"/>
    <w:rsid w:val="1F536462"/>
    <w:rsid w:val="20AE7176"/>
    <w:rsid w:val="21760275"/>
    <w:rsid w:val="22DC32FE"/>
    <w:rsid w:val="25106D15"/>
    <w:rsid w:val="263D7D14"/>
    <w:rsid w:val="277A68D1"/>
    <w:rsid w:val="28F01A6F"/>
    <w:rsid w:val="29303DA4"/>
    <w:rsid w:val="29B87247"/>
    <w:rsid w:val="2A0B1AED"/>
    <w:rsid w:val="2A7356B5"/>
    <w:rsid w:val="2ADB79D4"/>
    <w:rsid w:val="2C2463E3"/>
    <w:rsid w:val="2DE16072"/>
    <w:rsid w:val="2EDC224E"/>
    <w:rsid w:val="2FB424E9"/>
    <w:rsid w:val="30271277"/>
    <w:rsid w:val="322A49DC"/>
    <w:rsid w:val="32FA23C3"/>
    <w:rsid w:val="35F86C9B"/>
    <w:rsid w:val="36DE2219"/>
    <w:rsid w:val="38276F30"/>
    <w:rsid w:val="392C27ED"/>
    <w:rsid w:val="396B0B5E"/>
    <w:rsid w:val="3A1D3C1D"/>
    <w:rsid w:val="3AB855F7"/>
    <w:rsid w:val="3AE56667"/>
    <w:rsid w:val="3BA2710E"/>
    <w:rsid w:val="3C667857"/>
    <w:rsid w:val="3CAA65AF"/>
    <w:rsid w:val="4000420D"/>
    <w:rsid w:val="416045F4"/>
    <w:rsid w:val="45817197"/>
    <w:rsid w:val="45D60FBA"/>
    <w:rsid w:val="473167F5"/>
    <w:rsid w:val="47883CE9"/>
    <w:rsid w:val="47B538B4"/>
    <w:rsid w:val="493E7E1D"/>
    <w:rsid w:val="494F4C8A"/>
    <w:rsid w:val="49705258"/>
    <w:rsid w:val="4A7F4ED1"/>
    <w:rsid w:val="4C1D24EE"/>
    <w:rsid w:val="4C87000A"/>
    <w:rsid w:val="4CF9675B"/>
    <w:rsid w:val="4E182F1E"/>
    <w:rsid w:val="4E4A5082"/>
    <w:rsid w:val="4F174D4F"/>
    <w:rsid w:val="4FC925BE"/>
    <w:rsid w:val="50125B70"/>
    <w:rsid w:val="50C8460A"/>
    <w:rsid w:val="50E62CF1"/>
    <w:rsid w:val="5121482B"/>
    <w:rsid w:val="51B02CF6"/>
    <w:rsid w:val="53AE15D6"/>
    <w:rsid w:val="55DF5FAB"/>
    <w:rsid w:val="560A6F8A"/>
    <w:rsid w:val="56987D9F"/>
    <w:rsid w:val="56EB5809"/>
    <w:rsid w:val="578E189A"/>
    <w:rsid w:val="581B5AAA"/>
    <w:rsid w:val="587250A7"/>
    <w:rsid w:val="594D3F96"/>
    <w:rsid w:val="596D271B"/>
    <w:rsid w:val="5A0D28B6"/>
    <w:rsid w:val="5B10203B"/>
    <w:rsid w:val="5B1F09BD"/>
    <w:rsid w:val="5C8A0906"/>
    <w:rsid w:val="5D7F5AF4"/>
    <w:rsid w:val="5EBC50E2"/>
    <w:rsid w:val="5FDC33D5"/>
    <w:rsid w:val="606210AF"/>
    <w:rsid w:val="60CC075F"/>
    <w:rsid w:val="61064833"/>
    <w:rsid w:val="617C5092"/>
    <w:rsid w:val="61A30B08"/>
    <w:rsid w:val="61E67FA6"/>
    <w:rsid w:val="6261697E"/>
    <w:rsid w:val="633059CA"/>
    <w:rsid w:val="63320ECD"/>
    <w:rsid w:val="63702430"/>
    <w:rsid w:val="64247289"/>
    <w:rsid w:val="68071BA7"/>
    <w:rsid w:val="68EC6B23"/>
    <w:rsid w:val="696B1F82"/>
    <w:rsid w:val="6A004BAE"/>
    <w:rsid w:val="6B697849"/>
    <w:rsid w:val="6C2D1764"/>
    <w:rsid w:val="6EC67AF6"/>
    <w:rsid w:val="6F145CF8"/>
    <w:rsid w:val="70BE4E07"/>
    <w:rsid w:val="7190280B"/>
    <w:rsid w:val="71C34FDA"/>
    <w:rsid w:val="72AA7561"/>
    <w:rsid w:val="73504B4C"/>
    <w:rsid w:val="73F67ACD"/>
    <w:rsid w:val="74002C86"/>
    <w:rsid w:val="77B71E1B"/>
    <w:rsid w:val="78E24E3E"/>
    <w:rsid w:val="7B28679D"/>
    <w:rsid w:val="7BA22FE1"/>
    <w:rsid w:val="7DED09A7"/>
    <w:rsid w:val="7FBF5388"/>
    <w:rsid w:val="7FFF728A"/>
    <w:rsid w:val="DE2F40AE"/>
    <w:rsid w:val="DFFE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index 8"/>
    <w:basedOn w:val="1"/>
    <w:next w:val="1"/>
    <w:qFormat/>
    <w:uiPriority w:val="0"/>
    <w:pPr>
      <w:ind w:left="2940"/>
      <w:jc w:val="center"/>
    </w:pPr>
  </w:style>
  <w:style w:type="paragraph" w:styleId="6">
    <w:name w:val="Body Text"/>
    <w:basedOn w:val="1"/>
    <w:next w:val="1"/>
    <w:qFormat/>
    <w:uiPriority w:val="0"/>
    <w:pPr>
      <w:spacing w:after="120"/>
    </w:pPr>
    <w:rPr>
      <w:rFonts w:ascii="Times New Roman" w:hAnsi="宋体"/>
      <w:lang w:val="en-GB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0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21">
    <w:name w:val="font21"/>
    <w:basedOn w:val="14"/>
    <w:qFormat/>
    <w:uiPriority w:val="0"/>
    <w:rPr>
      <w:rFonts w:hint="default" w:ascii="Arial" w:hAnsi="Arial" w:cs="Arial"/>
      <w:b/>
      <w:color w:val="000000"/>
      <w:sz w:val="22"/>
      <w:szCs w:val="22"/>
      <w:u w:val="none"/>
    </w:rPr>
  </w:style>
  <w:style w:type="paragraph" w:customStyle="1" w:styleId="22">
    <w:name w:val="列出段落1"/>
    <w:basedOn w:val="1"/>
    <w:qFormat/>
    <w:uiPriority w:val="34"/>
    <w:pPr>
      <w:ind w:firstLine="420"/>
    </w:pPr>
  </w:style>
  <w:style w:type="paragraph" w:customStyle="1" w:styleId="23">
    <w:name w:val="正文标准"/>
    <w:basedOn w:val="1"/>
    <w:qFormat/>
    <w:uiPriority w:val="99"/>
    <w:pPr>
      <w:spacing w:line="300" w:lineRule="auto"/>
      <w:ind w:firstLine="420"/>
    </w:pPr>
    <w:rPr>
      <w:rFonts w:ascii="Times New Roman" w:hAnsi="Times New Roman" w:cs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5" Type="http://schemas.microsoft.com/office/2011/relationships/people" Target="people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316</TotalTime>
  <ScaleCrop>false</ScaleCrop>
  <LinksUpToDate>false</LinksUpToDate>
  <CharactersWithSpaces>0</CharactersWithSpaces>
  <Application>WWO_openplatform_20211012181534-617e7cf41e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2024-02-01T00:48:00Z</dcterms:created>
  <dc:creator>Lenovo</dc:creator>
  <cp:lastModifiedBy>ZXR</cp:lastModifiedBy>
  <dcterms:modified xsi:type="dcterms:W3CDTF">2025-02-06T16:26:28Z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61ED06A90BA84635868891BAC4EDC80C</vt:lpwstr>
  </property>
</Properties>
</file>